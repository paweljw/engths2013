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2204C8" w14:textId="77777777" w:rsidR="008001E2" w:rsidRPr="00855588" w:rsidRDefault="008001E2" w:rsidP="006A0E56">
      <w:pPr>
        <w:pStyle w:val="Bezodstpw"/>
        <w:spacing w:line="360" w:lineRule="auto"/>
        <w:jc w:val="center"/>
        <w:rPr>
          <w:rFonts w:ascii="Times New Roman" w:hAnsi="Times New Roman" w:cs="Times New Roman"/>
          <w:sz w:val="36"/>
          <w:szCs w:val="36"/>
        </w:rPr>
      </w:pPr>
      <w:bookmarkStart w:id="0" w:name="_GoBack"/>
      <w:bookmarkEnd w:id="0"/>
      <w:r w:rsidRPr="00855588">
        <w:rPr>
          <w:rFonts w:ascii="Times New Roman" w:hAnsi="Times New Roman" w:cs="Times New Roman"/>
          <w:sz w:val="36"/>
          <w:szCs w:val="36"/>
        </w:rPr>
        <w:t>AKADEMIA GÓRNICZO-HUTNICZA</w:t>
      </w:r>
    </w:p>
    <w:p w14:paraId="7B1E51BB" w14:textId="77777777" w:rsidR="008001E2" w:rsidRPr="00855588" w:rsidRDefault="008001E2" w:rsidP="006A0E56">
      <w:pPr>
        <w:pStyle w:val="Bezodstpw"/>
        <w:spacing w:line="360" w:lineRule="auto"/>
        <w:jc w:val="center"/>
        <w:rPr>
          <w:rFonts w:ascii="Times New Roman" w:hAnsi="Times New Roman" w:cs="Times New Roman"/>
          <w:sz w:val="36"/>
          <w:szCs w:val="36"/>
        </w:rPr>
      </w:pPr>
      <w:r w:rsidRPr="00855588">
        <w:rPr>
          <w:rFonts w:ascii="Times New Roman" w:hAnsi="Times New Roman" w:cs="Times New Roman"/>
          <w:sz w:val="36"/>
          <w:szCs w:val="36"/>
        </w:rPr>
        <w:t>IM. STANISŁAWA STASZICA W KRAKOWIE</w:t>
      </w:r>
    </w:p>
    <w:p w14:paraId="5532747C" w14:textId="77777777" w:rsidR="008001E2" w:rsidRPr="00855588" w:rsidRDefault="008001E2" w:rsidP="006A0E56">
      <w:pPr>
        <w:pStyle w:val="Bezodstpw"/>
        <w:spacing w:line="360" w:lineRule="auto"/>
        <w:rPr>
          <w:sz w:val="20"/>
        </w:rPr>
      </w:pPr>
      <w:r w:rsidRPr="001A366C">
        <w:rPr>
          <w:noProof/>
          <w:sz w:val="20"/>
        </w:rPr>
        <w:drawing>
          <wp:inline distT="0" distB="0" distL="0" distR="0" wp14:anchorId="6F4CB591" wp14:editId="6CDE7EDF">
            <wp:extent cx="5748655" cy="119380"/>
            <wp:effectExtent l="19050" t="0" r="4445" b="0"/>
            <wp:docPr id="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748655" cy="119380"/>
                    </a:xfrm>
                    <a:prstGeom prst="rect">
                      <a:avLst/>
                    </a:prstGeom>
                    <a:noFill/>
                    <a:ln w="9525">
                      <a:noFill/>
                      <a:miter lim="800000"/>
                      <a:headEnd/>
                      <a:tailEnd/>
                    </a:ln>
                  </pic:spPr>
                </pic:pic>
              </a:graphicData>
            </a:graphic>
          </wp:inline>
        </w:drawing>
      </w:r>
    </w:p>
    <w:p w14:paraId="0BAB9523" w14:textId="77777777" w:rsidR="008001E2" w:rsidRPr="00855588" w:rsidRDefault="008001E2" w:rsidP="006A0E56">
      <w:pPr>
        <w:pStyle w:val="Bezodstpw"/>
        <w:spacing w:line="360" w:lineRule="auto"/>
        <w:jc w:val="center"/>
        <w:rPr>
          <w:rFonts w:ascii="Times New Roman" w:hAnsi="Times New Roman" w:cs="Times New Roman"/>
          <w:color w:val="FF0000"/>
          <w:sz w:val="28"/>
          <w:szCs w:val="28"/>
        </w:rPr>
      </w:pPr>
      <w:r w:rsidRPr="00855588">
        <w:rPr>
          <w:rFonts w:ascii="Times New Roman" w:hAnsi="Times New Roman" w:cs="Times New Roman"/>
          <w:sz w:val="28"/>
          <w:szCs w:val="28"/>
        </w:rPr>
        <w:t>Wydział Inżynierii Metali i Informatyki Przemysłowej</w:t>
      </w:r>
    </w:p>
    <w:p w14:paraId="50851C42" w14:textId="77777777" w:rsidR="008001E2" w:rsidRPr="00855588" w:rsidRDefault="008001E2" w:rsidP="006A0E56">
      <w:pPr>
        <w:pStyle w:val="Bezodstpw"/>
        <w:spacing w:line="360" w:lineRule="auto"/>
      </w:pPr>
    </w:p>
    <w:p w14:paraId="1D99E0D4" w14:textId="77777777" w:rsidR="008001E2" w:rsidRPr="00855588" w:rsidRDefault="008001E2" w:rsidP="006A0E56">
      <w:pPr>
        <w:pStyle w:val="Bezodstpw"/>
        <w:spacing w:line="360" w:lineRule="auto"/>
        <w:jc w:val="center"/>
        <w:rPr>
          <w:rFonts w:ascii="Times New Roman" w:hAnsi="Times New Roman" w:cs="Times New Roman"/>
        </w:rPr>
      </w:pPr>
      <w:r w:rsidRPr="001A366C">
        <w:rPr>
          <w:rFonts w:ascii="Times New Roman" w:hAnsi="Times New Roman" w:cs="Times New Roman"/>
          <w:noProof/>
        </w:rPr>
        <w:drawing>
          <wp:inline distT="0" distB="0" distL="0" distR="0" wp14:anchorId="2EB63350" wp14:editId="1EDB591C">
            <wp:extent cx="1932305" cy="2210435"/>
            <wp:effectExtent l="19050" t="0" r="0" b="0"/>
            <wp:docPr id="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932305" cy="2210435"/>
                    </a:xfrm>
                    <a:prstGeom prst="rect">
                      <a:avLst/>
                    </a:prstGeom>
                    <a:noFill/>
                    <a:ln w="9525">
                      <a:noFill/>
                      <a:miter lim="800000"/>
                      <a:headEnd/>
                      <a:tailEnd/>
                    </a:ln>
                  </pic:spPr>
                </pic:pic>
              </a:graphicData>
            </a:graphic>
          </wp:inline>
        </w:drawing>
      </w:r>
    </w:p>
    <w:p w14:paraId="3352D81E" w14:textId="77777777" w:rsidR="008001E2" w:rsidRPr="00855588" w:rsidRDefault="008001E2" w:rsidP="006A0E56">
      <w:pPr>
        <w:pStyle w:val="Bezodstpw"/>
        <w:spacing w:line="360" w:lineRule="auto"/>
        <w:jc w:val="center"/>
        <w:rPr>
          <w:rFonts w:ascii="Times New Roman" w:hAnsi="Times New Roman" w:cs="Times New Roman"/>
          <w:sz w:val="48"/>
          <w:szCs w:val="48"/>
        </w:rPr>
      </w:pPr>
      <w:r w:rsidRPr="00855588">
        <w:rPr>
          <w:rFonts w:ascii="Times New Roman" w:hAnsi="Times New Roman" w:cs="Times New Roman"/>
          <w:sz w:val="48"/>
          <w:szCs w:val="48"/>
        </w:rPr>
        <w:t>PROJEKT INŻYNIERSKI</w:t>
      </w:r>
    </w:p>
    <w:p w14:paraId="0C39CC18" w14:textId="77777777" w:rsidR="008001E2" w:rsidRPr="00855588" w:rsidRDefault="008001E2" w:rsidP="006A0E56">
      <w:pPr>
        <w:pStyle w:val="Bezodstpw"/>
        <w:spacing w:line="360" w:lineRule="auto"/>
        <w:jc w:val="center"/>
        <w:rPr>
          <w:rFonts w:ascii="Times New Roman" w:hAnsi="Times New Roman" w:cs="Times New Roman"/>
          <w:sz w:val="32"/>
          <w:szCs w:val="32"/>
        </w:rPr>
      </w:pPr>
      <w:r w:rsidRPr="00855588">
        <w:rPr>
          <w:rFonts w:ascii="Times New Roman" w:hAnsi="Times New Roman" w:cs="Times New Roman"/>
          <w:sz w:val="32"/>
          <w:szCs w:val="32"/>
        </w:rPr>
        <w:t>pt.</w:t>
      </w:r>
    </w:p>
    <w:p w14:paraId="20577C5A" w14:textId="77777777" w:rsidR="008001E2" w:rsidRPr="00855588" w:rsidRDefault="008001E2" w:rsidP="006A0E56">
      <w:pPr>
        <w:pStyle w:val="Bezodstpw"/>
        <w:spacing w:line="360" w:lineRule="auto"/>
        <w:jc w:val="center"/>
        <w:rPr>
          <w:rFonts w:ascii="Times New Roman" w:hAnsi="Times New Roman" w:cs="Times New Roman"/>
          <w:sz w:val="56"/>
          <w:szCs w:val="56"/>
        </w:rPr>
      </w:pPr>
      <w:r w:rsidRPr="00855588">
        <w:rPr>
          <w:rFonts w:ascii="Times New Roman" w:hAnsi="Times New Roman" w:cs="Times New Roman"/>
          <w:sz w:val="56"/>
          <w:szCs w:val="56"/>
        </w:rPr>
        <w:t>„</w:t>
      </w:r>
      <w:r w:rsidR="008A532F" w:rsidRPr="00855588">
        <w:rPr>
          <w:rFonts w:ascii="Times New Roman" w:hAnsi="Times New Roman" w:cs="Times New Roman"/>
          <w:sz w:val="56"/>
          <w:szCs w:val="56"/>
        </w:rPr>
        <w:t xml:space="preserve">Realizacja frontalnego </w:t>
      </w:r>
      <w:proofErr w:type="spellStart"/>
      <w:r w:rsidR="008A532F" w:rsidRPr="00855588">
        <w:rPr>
          <w:rFonts w:ascii="Times New Roman" w:hAnsi="Times New Roman" w:cs="Times New Roman"/>
          <w:sz w:val="56"/>
          <w:szCs w:val="56"/>
        </w:rPr>
        <w:t>solwera</w:t>
      </w:r>
      <w:proofErr w:type="spellEnd"/>
      <w:r w:rsidR="008A532F" w:rsidRPr="00855588">
        <w:rPr>
          <w:rFonts w:ascii="Times New Roman" w:hAnsi="Times New Roman" w:cs="Times New Roman"/>
          <w:sz w:val="56"/>
          <w:szCs w:val="56"/>
        </w:rPr>
        <w:t xml:space="preserve"> MES z wykorzystaniem technologii OpenCL</w:t>
      </w:r>
      <w:r w:rsidRPr="00855588">
        <w:rPr>
          <w:rFonts w:ascii="Times New Roman" w:hAnsi="Times New Roman" w:cs="Times New Roman"/>
          <w:sz w:val="56"/>
          <w:szCs w:val="56"/>
        </w:rPr>
        <w:t>”</w:t>
      </w:r>
    </w:p>
    <w:p w14:paraId="574A550C" w14:textId="77777777" w:rsidR="008001E2" w:rsidRPr="00855588" w:rsidRDefault="008001E2" w:rsidP="006A0E56">
      <w:pPr>
        <w:pStyle w:val="Bezodstpw"/>
        <w:spacing w:line="360" w:lineRule="auto"/>
        <w:jc w:val="center"/>
        <w:rPr>
          <w:rFonts w:ascii="Times New Roman" w:hAnsi="Times New Roman" w:cs="Times New Roman"/>
        </w:rPr>
      </w:pPr>
    </w:p>
    <w:p w14:paraId="59AD8AB8" w14:textId="77777777" w:rsidR="008001E2" w:rsidRPr="00855588" w:rsidRDefault="008001E2" w:rsidP="006A0E56">
      <w:pPr>
        <w:pStyle w:val="Bezodstpw"/>
        <w:spacing w:line="360" w:lineRule="auto"/>
        <w:jc w:val="center"/>
        <w:rPr>
          <w:rFonts w:ascii="Times New Roman" w:hAnsi="Times New Roman" w:cs="Times New Roman"/>
          <w:b/>
        </w:rPr>
      </w:pPr>
    </w:p>
    <w:p w14:paraId="71AF9B1E" w14:textId="77777777" w:rsidR="008001E2" w:rsidRPr="00855588" w:rsidRDefault="008001E2" w:rsidP="006A0E56">
      <w:pPr>
        <w:pStyle w:val="Bezodstpw"/>
        <w:spacing w:line="360" w:lineRule="auto"/>
        <w:rPr>
          <w:rFonts w:ascii="Times New Roman" w:hAnsi="Times New Roman" w:cs="Times New Roman"/>
          <w:b/>
        </w:rPr>
      </w:pPr>
      <w:r w:rsidRPr="00855588">
        <w:rPr>
          <w:rFonts w:ascii="Times New Roman" w:hAnsi="Times New Roman" w:cs="Times New Roman"/>
        </w:rPr>
        <w:t>Imię i nazwisko dyplomanta:</w:t>
      </w:r>
      <w:r w:rsidRPr="00855588">
        <w:rPr>
          <w:rFonts w:ascii="Times New Roman" w:hAnsi="Times New Roman" w:cs="Times New Roman"/>
          <w:b/>
        </w:rPr>
        <w:tab/>
      </w:r>
      <w:r w:rsidRPr="00855588">
        <w:rPr>
          <w:rFonts w:ascii="Times New Roman" w:hAnsi="Times New Roman" w:cs="Times New Roman"/>
          <w:b/>
        </w:rPr>
        <w:tab/>
        <w:t>Paweł Wal</w:t>
      </w:r>
    </w:p>
    <w:p w14:paraId="78DECBC6" w14:textId="77777777" w:rsidR="008001E2" w:rsidRPr="00855588" w:rsidRDefault="008001E2" w:rsidP="006A0E56">
      <w:pPr>
        <w:pStyle w:val="Bezodstpw"/>
        <w:spacing w:line="360" w:lineRule="auto"/>
        <w:rPr>
          <w:rFonts w:ascii="Times New Roman" w:hAnsi="Times New Roman" w:cs="Times New Roman"/>
          <w:b/>
        </w:rPr>
      </w:pPr>
      <w:r w:rsidRPr="00855588">
        <w:rPr>
          <w:rFonts w:ascii="Times New Roman" w:hAnsi="Times New Roman" w:cs="Times New Roman"/>
        </w:rPr>
        <w:t>Kierunek studiów:</w:t>
      </w:r>
      <w:r w:rsidRPr="00855588">
        <w:rPr>
          <w:rFonts w:ascii="Times New Roman" w:hAnsi="Times New Roman" w:cs="Times New Roman"/>
          <w:b/>
        </w:rPr>
        <w:t xml:space="preserve"> </w:t>
      </w:r>
      <w:r w:rsidRPr="00855588">
        <w:rPr>
          <w:rFonts w:ascii="Times New Roman" w:hAnsi="Times New Roman" w:cs="Times New Roman"/>
          <w:b/>
        </w:rPr>
        <w:tab/>
      </w:r>
      <w:r w:rsidRPr="00855588">
        <w:rPr>
          <w:rFonts w:ascii="Times New Roman" w:hAnsi="Times New Roman" w:cs="Times New Roman"/>
          <w:b/>
        </w:rPr>
        <w:tab/>
      </w:r>
      <w:r w:rsidRPr="00855588">
        <w:rPr>
          <w:rFonts w:ascii="Times New Roman" w:hAnsi="Times New Roman" w:cs="Times New Roman"/>
          <w:b/>
        </w:rPr>
        <w:tab/>
        <w:t>Informatyka Stosowana</w:t>
      </w:r>
    </w:p>
    <w:p w14:paraId="163C7121" w14:textId="77777777" w:rsidR="008001E2" w:rsidRPr="00855588" w:rsidRDefault="008001E2" w:rsidP="006A0E56">
      <w:pPr>
        <w:pStyle w:val="Bezodstpw"/>
        <w:spacing w:line="360" w:lineRule="auto"/>
        <w:rPr>
          <w:rFonts w:ascii="Times New Roman" w:hAnsi="Times New Roman" w:cs="Times New Roman"/>
        </w:rPr>
      </w:pPr>
      <w:r w:rsidRPr="00855588">
        <w:rPr>
          <w:rFonts w:ascii="Times New Roman" w:hAnsi="Times New Roman" w:cs="Times New Roman"/>
        </w:rPr>
        <w:t>Nr albumu:</w:t>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b/>
        </w:rPr>
        <w:t>240202</w:t>
      </w:r>
    </w:p>
    <w:p w14:paraId="27CCBEC1" w14:textId="77777777" w:rsidR="008001E2" w:rsidRPr="00855588" w:rsidRDefault="008001E2" w:rsidP="006A0E56">
      <w:pPr>
        <w:pStyle w:val="Bezodstpw"/>
        <w:spacing w:line="360" w:lineRule="auto"/>
        <w:rPr>
          <w:rFonts w:ascii="Times New Roman" w:hAnsi="Times New Roman" w:cs="Times New Roman"/>
        </w:rPr>
      </w:pPr>
      <w:r w:rsidRPr="00B06603">
        <w:rPr>
          <w:rFonts w:ascii="Times New Roman" w:hAnsi="Times New Roman" w:cs="Times New Roman"/>
        </w:rPr>
        <w:t xml:space="preserve">Opiekun: </w:t>
      </w:r>
      <w:r w:rsidRPr="00B06603">
        <w:rPr>
          <w:rFonts w:ascii="Times New Roman" w:hAnsi="Times New Roman" w:cs="Times New Roman"/>
        </w:rPr>
        <w:tab/>
      </w:r>
      <w:r w:rsidRPr="00B06603">
        <w:rPr>
          <w:rFonts w:ascii="Times New Roman" w:hAnsi="Times New Roman" w:cs="Times New Roman"/>
        </w:rPr>
        <w:tab/>
      </w:r>
      <w:r w:rsidRPr="00B06603">
        <w:rPr>
          <w:rFonts w:ascii="Times New Roman" w:hAnsi="Times New Roman" w:cs="Times New Roman"/>
        </w:rPr>
        <w:tab/>
      </w:r>
      <w:r w:rsidRPr="00B06603">
        <w:rPr>
          <w:rFonts w:ascii="Times New Roman" w:hAnsi="Times New Roman" w:cs="Times New Roman"/>
        </w:rPr>
        <w:tab/>
        <w:t xml:space="preserve">dr inż. </w:t>
      </w:r>
      <w:r w:rsidRPr="00855588">
        <w:rPr>
          <w:rFonts w:ascii="Times New Roman" w:hAnsi="Times New Roman" w:cs="Times New Roman"/>
        </w:rPr>
        <w:t xml:space="preserve">Łukasz </w:t>
      </w:r>
      <w:proofErr w:type="spellStart"/>
      <w:r w:rsidRPr="00855588">
        <w:rPr>
          <w:rFonts w:ascii="Times New Roman" w:hAnsi="Times New Roman" w:cs="Times New Roman"/>
        </w:rPr>
        <w:t>Rauch</w:t>
      </w:r>
      <w:proofErr w:type="spellEnd"/>
    </w:p>
    <w:p w14:paraId="74BEBBB1" w14:textId="77777777" w:rsidR="008001E2" w:rsidRPr="00855588" w:rsidRDefault="008001E2" w:rsidP="006A0E56">
      <w:pPr>
        <w:pStyle w:val="Bezodstpw"/>
        <w:spacing w:line="360" w:lineRule="auto"/>
        <w:jc w:val="center"/>
        <w:rPr>
          <w:rFonts w:ascii="Times New Roman" w:hAnsi="Times New Roman" w:cs="Times New Roman"/>
        </w:rPr>
      </w:pPr>
    </w:p>
    <w:p w14:paraId="54335D60" w14:textId="77777777" w:rsidR="008001E2" w:rsidRPr="00855588" w:rsidRDefault="008001E2" w:rsidP="006A0E56">
      <w:pPr>
        <w:pStyle w:val="Bezodstpw"/>
        <w:spacing w:line="360" w:lineRule="auto"/>
        <w:jc w:val="center"/>
        <w:rPr>
          <w:rFonts w:ascii="Times New Roman" w:hAnsi="Times New Roman" w:cs="Times New Roman"/>
        </w:rPr>
      </w:pPr>
    </w:p>
    <w:p w14:paraId="51921141" w14:textId="77777777" w:rsidR="008001E2" w:rsidRPr="00855588" w:rsidRDefault="008001E2" w:rsidP="006A0E56">
      <w:pPr>
        <w:pStyle w:val="Bezodstpw"/>
        <w:spacing w:line="360" w:lineRule="auto"/>
        <w:jc w:val="center"/>
        <w:rPr>
          <w:rFonts w:ascii="Times New Roman" w:hAnsi="Times New Roman" w:cs="Times New Roman"/>
        </w:rPr>
      </w:pPr>
      <w:r w:rsidRPr="00855588">
        <w:rPr>
          <w:rFonts w:ascii="Times New Roman" w:hAnsi="Times New Roman" w:cs="Times New Roman"/>
        </w:rPr>
        <w:t>Podpis dyplomanta:</w:t>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t>Podpis opiekuna:</w:t>
      </w:r>
    </w:p>
    <w:p w14:paraId="6BACBB3C" w14:textId="77777777" w:rsidR="008001E2" w:rsidRPr="00855588" w:rsidRDefault="008001E2" w:rsidP="006A0E56">
      <w:pPr>
        <w:pStyle w:val="Bezodstpw"/>
        <w:spacing w:line="360" w:lineRule="auto"/>
        <w:jc w:val="center"/>
        <w:rPr>
          <w:rFonts w:ascii="Times New Roman" w:hAnsi="Times New Roman" w:cs="Times New Roman"/>
          <w:b/>
          <w:i/>
        </w:rPr>
      </w:pPr>
    </w:p>
    <w:p w14:paraId="5C97D7B8" w14:textId="77777777" w:rsidR="008001E2" w:rsidRPr="00D93B98" w:rsidRDefault="008001E2" w:rsidP="006A0E56">
      <w:pPr>
        <w:pStyle w:val="Bezodstpw"/>
        <w:spacing w:line="360" w:lineRule="auto"/>
        <w:jc w:val="center"/>
        <w:rPr>
          <w:rFonts w:ascii="Times New Roman" w:hAnsi="Times New Roman" w:cs="Times New Roman"/>
        </w:rPr>
      </w:pPr>
    </w:p>
    <w:p w14:paraId="483B8F7A" w14:textId="77777777" w:rsidR="008001E2" w:rsidRPr="00855588" w:rsidRDefault="008001E2" w:rsidP="006A0E56">
      <w:pPr>
        <w:pStyle w:val="Bezodstpw"/>
        <w:spacing w:line="360" w:lineRule="auto"/>
        <w:jc w:val="center"/>
        <w:rPr>
          <w:rFonts w:ascii="Times New Roman" w:hAnsi="Times New Roman" w:cs="Times New Roman"/>
        </w:rPr>
      </w:pPr>
      <w:r w:rsidRPr="001A366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FF640DD" wp14:editId="0523593F">
                <wp:simplePos x="0" y="0"/>
                <wp:positionH relativeFrom="column">
                  <wp:posOffset>2286000</wp:posOffset>
                </wp:positionH>
                <wp:positionV relativeFrom="paragraph">
                  <wp:posOffset>452755</wp:posOffset>
                </wp:positionV>
                <wp:extent cx="800100" cy="228600"/>
                <wp:effectExtent l="0" t="0" r="19050" b="19050"/>
                <wp:wrapNone/>
                <wp:docPr id="52" name="Pole tekstowe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solidFill>
                          <a:srgbClr val="FFFFFF"/>
                        </a:solidFill>
                        <a:ln w="9525">
                          <a:solidFill>
                            <a:srgbClr val="FFFFFF"/>
                          </a:solidFill>
                          <a:miter lim="800000"/>
                          <a:headEnd/>
                          <a:tailEnd/>
                        </a:ln>
                      </wps:spPr>
                      <wps:txbx>
                        <w:txbxContent>
                          <w:p w14:paraId="48A174C2" w14:textId="77777777" w:rsidR="00FB0131" w:rsidRDefault="00FB0131" w:rsidP="00DA05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Pole tekstowe 52" o:spid="_x0000_s1026" type="#_x0000_t202" style="position:absolute;left:0;text-align:left;margin-left:180pt;margin-top:35.65pt;width:63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" strokecolor="white">
                <v:textbox>
                  <w:txbxContent>
                    <w:p w14:paraId="48A174C2" w14:textId="77777777" w:rsidR="00FB0131" w:rsidRDefault="00FB0131" w:rsidP="00DA05A2"/>
                  </w:txbxContent>
                </v:textbox>
              </v:shape>
            </w:pict>
          </mc:Fallback>
        </mc:AlternateContent>
      </w:r>
      <w:r w:rsidRPr="00855588">
        <w:rPr>
          <w:rFonts w:ascii="Times New Roman" w:hAnsi="Times New Roman" w:cs="Times New Roman"/>
        </w:rPr>
        <w:t>Kraków 201</w:t>
      </w:r>
      <w:r w:rsidR="006A0E56" w:rsidRPr="00855588">
        <w:rPr>
          <w:rFonts w:ascii="Times New Roman" w:hAnsi="Times New Roman" w:cs="Times New Roman"/>
        </w:rPr>
        <w:t>4</w:t>
      </w:r>
    </w:p>
    <w:p w14:paraId="2FFC08CC" w14:textId="77777777" w:rsidR="008001E2" w:rsidRPr="00855588" w:rsidRDefault="008001E2" w:rsidP="00DA05A2">
      <w:pPr>
        <w:rPr>
          <w:b/>
          <w:i/>
        </w:rPr>
      </w:pPr>
      <w:r w:rsidRPr="00855588">
        <w:rPr>
          <w:b/>
          <w:i/>
        </w:rPr>
        <w:lastRenderedPageBreak/>
        <w:t>Oświadczam, świadomy odpowiedzialności karnej za poświadczenie nieprawdy, że niniejszy projekt inżynierski wykonałem osobiście i samodzielnie i że nie korzystałem ze źródeł innych niż wymienione w pracy.</w:t>
      </w:r>
    </w:p>
    <w:p w14:paraId="72EA4CE7" w14:textId="77777777" w:rsidR="008001E2" w:rsidRPr="00855588" w:rsidRDefault="008001E2" w:rsidP="00DA05A2"/>
    <w:p w14:paraId="21952F1C" w14:textId="77777777" w:rsidR="008001E2" w:rsidRPr="00855588" w:rsidRDefault="008001E2" w:rsidP="00DA05A2"/>
    <w:p w14:paraId="733CFBF1" w14:textId="77777777" w:rsidR="008001E2" w:rsidRPr="00855588" w:rsidRDefault="008001E2" w:rsidP="00DA05A2">
      <w:r w:rsidRPr="00855588">
        <w:t xml:space="preserve"> Kraków, dnia ………….…</w:t>
      </w:r>
      <w:r w:rsidRPr="00855588">
        <w:tab/>
      </w:r>
      <w:r w:rsidRPr="00855588">
        <w:tab/>
      </w:r>
      <w:r w:rsidRPr="00855588">
        <w:tab/>
      </w:r>
      <w:r w:rsidRPr="00855588">
        <w:tab/>
        <w:t xml:space="preserve">Podpis dyplomanta……………. </w:t>
      </w:r>
    </w:p>
    <w:p w14:paraId="059A444A" w14:textId="77777777" w:rsidR="008001E2" w:rsidRPr="00855588" w:rsidRDefault="008001E2" w:rsidP="00DA05A2"/>
    <w:p w14:paraId="0A3A888D" w14:textId="77777777" w:rsidR="008001E2" w:rsidRPr="00855588" w:rsidRDefault="008001E2" w:rsidP="00DA05A2"/>
    <w:p w14:paraId="02954F82" w14:textId="77777777" w:rsidR="008001E2" w:rsidRPr="00855588" w:rsidRDefault="008001E2" w:rsidP="00DA05A2"/>
    <w:p w14:paraId="3517F03D" w14:textId="77777777" w:rsidR="008001E2" w:rsidRPr="00855588" w:rsidRDefault="008001E2" w:rsidP="00DA05A2"/>
    <w:p w14:paraId="72682EF9" w14:textId="77777777" w:rsidR="008001E2" w:rsidRPr="00855588" w:rsidRDefault="008001E2" w:rsidP="00DA05A2"/>
    <w:p w14:paraId="21DEFCFF" w14:textId="77777777" w:rsidR="008001E2" w:rsidRPr="00855588" w:rsidRDefault="008001E2" w:rsidP="00DA05A2"/>
    <w:p w14:paraId="029C83E7" w14:textId="77777777" w:rsidR="008001E2" w:rsidRPr="00855588" w:rsidRDefault="008001E2" w:rsidP="00DA05A2"/>
    <w:p w14:paraId="497CF069" w14:textId="77777777" w:rsidR="008001E2" w:rsidRPr="00855588" w:rsidRDefault="008001E2" w:rsidP="00DA05A2"/>
    <w:p w14:paraId="591FCE87" w14:textId="77777777" w:rsidR="008001E2" w:rsidRPr="00855588" w:rsidRDefault="008001E2" w:rsidP="00DA05A2"/>
    <w:p w14:paraId="3442EE7B" w14:textId="77777777" w:rsidR="008001E2" w:rsidRPr="00855588" w:rsidRDefault="008001E2" w:rsidP="00DA05A2"/>
    <w:p w14:paraId="06C3AB92" w14:textId="77777777" w:rsidR="008001E2" w:rsidRPr="00855588" w:rsidRDefault="008001E2" w:rsidP="00DA05A2"/>
    <w:p w14:paraId="1B99AD13" w14:textId="77777777" w:rsidR="008001E2" w:rsidRPr="00855588" w:rsidRDefault="008001E2" w:rsidP="00DA05A2"/>
    <w:p w14:paraId="71916BBF" w14:textId="77777777" w:rsidR="008001E2" w:rsidRPr="00855588" w:rsidRDefault="008001E2" w:rsidP="00DA05A2"/>
    <w:p w14:paraId="72DF60EA" w14:textId="77777777" w:rsidR="008001E2" w:rsidRPr="00855588" w:rsidRDefault="008001E2" w:rsidP="00DA05A2"/>
    <w:p w14:paraId="7E95EBD0" w14:textId="77777777" w:rsidR="008001E2" w:rsidRPr="00855588" w:rsidRDefault="008001E2" w:rsidP="00DA05A2"/>
    <w:p w14:paraId="58847FAD" w14:textId="77777777" w:rsidR="008001E2" w:rsidRPr="00855588" w:rsidRDefault="008001E2" w:rsidP="00DA05A2"/>
    <w:p w14:paraId="6E22E616" w14:textId="77777777" w:rsidR="008001E2" w:rsidRPr="00855588" w:rsidRDefault="008001E2" w:rsidP="00DA05A2"/>
    <w:p w14:paraId="4BE1DCD1" w14:textId="77777777" w:rsidR="008001E2" w:rsidRPr="00855588" w:rsidRDefault="008001E2" w:rsidP="00DA05A2">
      <w:pPr>
        <w:rPr>
          <w:rFonts w:eastAsiaTheme="majorEastAsia"/>
          <w:color w:val="365F91" w:themeColor="accent1" w:themeShade="BF"/>
        </w:rPr>
      </w:pPr>
      <w:r w:rsidRPr="00855588">
        <w:br w:type="page"/>
      </w:r>
    </w:p>
    <w:sdt>
      <w:sdtPr>
        <w:rPr>
          <w:rFonts w:eastAsiaTheme="minorHAnsi"/>
          <w:b w:val="0"/>
          <w:bCs w:val="0"/>
          <w:sz w:val="24"/>
          <w:szCs w:val="24"/>
          <w:lang w:eastAsia="en-US"/>
        </w:rPr>
        <w:id w:val="688802211"/>
        <w:docPartObj>
          <w:docPartGallery w:val="Table of Contents"/>
          <w:docPartUnique/>
        </w:docPartObj>
      </w:sdtPr>
      <w:sdtEndPr/>
      <w:sdtContent>
        <w:p w14:paraId="32E11D76" w14:textId="77777777" w:rsidR="00BA3AE5" w:rsidRPr="00855588" w:rsidRDefault="00BA3AE5" w:rsidP="00600696">
          <w:pPr>
            <w:pStyle w:val="Nagwekspisutreci"/>
            <w:numPr>
              <w:ilvl w:val="0"/>
              <w:numId w:val="0"/>
            </w:numPr>
            <w:ind w:left="432" w:hanging="432"/>
          </w:pPr>
          <w:r w:rsidRPr="00855588">
            <w:t>Spis treści</w:t>
          </w:r>
        </w:p>
        <w:p w14:paraId="4666979C" w14:textId="77777777" w:rsidR="002E6ADB" w:rsidRDefault="00BA3AE5">
          <w:pPr>
            <w:pStyle w:val="Spistreci1"/>
            <w:tabs>
              <w:tab w:val="left" w:pos="880"/>
              <w:tab w:val="right" w:leader="dot" w:pos="9061"/>
            </w:tabs>
            <w:rPr>
              <w:rFonts w:asciiTheme="minorHAnsi" w:eastAsiaTheme="minorEastAsia" w:hAnsiTheme="minorHAnsi" w:cstheme="minorBidi"/>
              <w:noProof/>
              <w:sz w:val="22"/>
              <w:szCs w:val="22"/>
              <w:lang w:eastAsia="pl-PL"/>
            </w:rPr>
          </w:pPr>
          <w:r w:rsidRPr="001A366C">
            <w:fldChar w:fldCharType="begin"/>
          </w:r>
          <w:r w:rsidRPr="00855588">
            <w:instrText xml:space="preserve"> TOC \o "1-3" \h \z \u </w:instrText>
          </w:r>
          <w:r w:rsidRPr="001A366C">
            <w:fldChar w:fldCharType="separate"/>
          </w:r>
          <w:hyperlink w:anchor="_Toc376693417" w:history="1">
            <w:r w:rsidR="002E6ADB" w:rsidRPr="00012E67">
              <w:rPr>
                <w:rStyle w:val="Hipercze"/>
                <w:noProof/>
              </w:rPr>
              <w:t>1</w:t>
            </w:r>
            <w:r w:rsidR="002E6ADB">
              <w:rPr>
                <w:rFonts w:asciiTheme="minorHAnsi" w:eastAsiaTheme="minorEastAsia" w:hAnsiTheme="minorHAnsi" w:cstheme="minorBidi"/>
                <w:noProof/>
                <w:sz w:val="22"/>
                <w:szCs w:val="22"/>
                <w:lang w:eastAsia="pl-PL"/>
              </w:rPr>
              <w:tab/>
            </w:r>
            <w:r w:rsidR="002E6ADB" w:rsidRPr="00012E67">
              <w:rPr>
                <w:rStyle w:val="Hipercze"/>
                <w:noProof/>
              </w:rPr>
              <w:t>WSTĘP</w:t>
            </w:r>
            <w:r w:rsidR="002E6ADB">
              <w:rPr>
                <w:noProof/>
                <w:webHidden/>
              </w:rPr>
              <w:tab/>
            </w:r>
            <w:r w:rsidR="002E6ADB">
              <w:rPr>
                <w:noProof/>
                <w:webHidden/>
              </w:rPr>
              <w:fldChar w:fldCharType="begin"/>
            </w:r>
            <w:r w:rsidR="002E6ADB">
              <w:rPr>
                <w:noProof/>
                <w:webHidden/>
              </w:rPr>
              <w:instrText xml:space="preserve"> PAGEREF _Toc376693417 \h </w:instrText>
            </w:r>
            <w:r w:rsidR="002E6ADB">
              <w:rPr>
                <w:noProof/>
                <w:webHidden/>
              </w:rPr>
            </w:r>
            <w:r w:rsidR="002E6ADB">
              <w:rPr>
                <w:noProof/>
                <w:webHidden/>
              </w:rPr>
              <w:fldChar w:fldCharType="separate"/>
            </w:r>
            <w:r w:rsidR="003842B4">
              <w:rPr>
                <w:noProof/>
                <w:webHidden/>
              </w:rPr>
              <w:t>6</w:t>
            </w:r>
            <w:r w:rsidR="002E6ADB">
              <w:rPr>
                <w:noProof/>
                <w:webHidden/>
              </w:rPr>
              <w:fldChar w:fldCharType="end"/>
            </w:r>
          </w:hyperlink>
        </w:p>
        <w:p w14:paraId="68D319A1" w14:textId="77777777" w:rsidR="002E6ADB" w:rsidRDefault="00497BCF">
          <w:pPr>
            <w:pStyle w:val="Spistreci1"/>
            <w:tabs>
              <w:tab w:val="left" w:pos="880"/>
              <w:tab w:val="right" w:leader="dot" w:pos="9061"/>
            </w:tabs>
            <w:rPr>
              <w:rFonts w:asciiTheme="minorHAnsi" w:eastAsiaTheme="minorEastAsia" w:hAnsiTheme="minorHAnsi" w:cstheme="minorBidi"/>
              <w:noProof/>
              <w:sz w:val="22"/>
              <w:szCs w:val="22"/>
              <w:lang w:eastAsia="pl-PL"/>
            </w:rPr>
          </w:pPr>
          <w:hyperlink w:anchor="_Toc376693418" w:history="1">
            <w:r w:rsidR="002E6ADB" w:rsidRPr="00012E67">
              <w:rPr>
                <w:rStyle w:val="Hipercze"/>
                <w:noProof/>
              </w:rPr>
              <w:t>2</w:t>
            </w:r>
            <w:r w:rsidR="002E6ADB">
              <w:rPr>
                <w:rFonts w:asciiTheme="minorHAnsi" w:eastAsiaTheme="minorEastAsia" w:hAnsiTheme="minorHAnsi" w:cstheme="minorBidi"/>
                <w:noProof/>
                <w:sz w:val="22"/>
                <w:szCs w:val="22"/>
                <w:lang w:eastAsia="pl-PL"/>
              </w:rPr>
              <w:tab/>
            </w:r>
            <w:r w:rsidR="002E6ADB" w:rsidRPr="00012E67">
              <w:rPr>
                <w:rStyle w:val="Hipercze"/>
                <w:noProof/>
              </w:rPr>
              <w:t>WPROWADZENIE TEORETYCZNE</w:t>
            </w:r>
            <w:r w:rsidR="002E6ADB">
              <w:rPr>
                <w:noProof/>
                <w:webHidden/>
              </w:rPr>
              <w:tab/>
            </w:r>
            <w:r w:rsidR="002E6ADB">
              <w:rPr>
                <w:noProof/>
                <w:webHidden/>
              </w:rPr>
              <w:fldChar w:fldCharType="begin"/>
            </w:r>
            <w:r w:rsidR="002E6ADB">
              <w:rPr>
                <w:noProof/>
                <w:webHidden/>
              </w:rPr>
              <w:instrText xml:space="preserve"> PAGEREF _Toc376693418 \h </w:instrText>
            </w:r>
            <w:r w:rsidR="002E6ADB">
              <w:rPr>
                <w:noProof/>
                <w:webHidden/>
              </w:rPr>
            </w:r>
            <w:r w:rsidR="002E6ADB">
              <w:rPr>
                <w:noProof/>
                <w:webHidden/>
              </w:rPr>
              <w:fldChar w:fldCharType="separate"/>
            </w:r>
            <w:r w:rsidR="003842B4">
              <w:rPr>
                <w:noProof/>
                <w:webHidden/>
              </w:rPr>
              <w:t>8</w:t>
            </w:r>
            <w:r w:rsidR="002E6ADB">
              <w:rPr>
                <w:noProof/>
                <w:webHidden/>
              </w:rPr>
              <w:fldChar w:fldCharType="end"/>
            </w:r>
          </w:hyperlink>
        </w:p>
        <w:p w14:paraId="058B2D27" w14:textId="77777777" w:rsidR="002E6ADB" w:rsidRDefault="00497BCF">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19" w:history="1">
            <w:r w:rsidR="002E6ADB" w:rsidRPr="00012E67">
              <w:rPr>
                <w:rStyle w:val="Hipercze"/>
                <w:noProof/>
              </w:rPr>
              <w:t>2.1</w:t>
            </w:r>
            <w:r w:rsidR="002E6ADB">
              <w:rPr>
                <w:rFonts w:asciiTheme="minorHAnsi" w:eastAsiaTheme="minorEastAsia" w:hAnsiTheme="minorHAnsi" w:cstheme="minorBidi"/>
                <w:noProof/>
                <w:sz w:val="22"/>
                <w:szCs w:val="22"/>
                <w:lang w:eastAsia="pl-PL"/>
              </w:rPr>
              <w:tab/>
            </w:r>
            <w:r w:rsidR="002E6ADB" w:rsidRPr="00012E67">
              <w:rPr>
                <w:rStyle w:val="Hipercze"/>
                <w:noProof/>
              </w:rPr>
              <w:t>METODY ROZWIĄZYWANIA UKŁADÓW RÓWNAŃ LINIOWYCH</w:t>
            </w:r>
            <w:r w:rsidR="002E6ADB">
              <w:rPr>
                <w:noProof/>
                <w:webHidden/>
              </w:rPr>
              <w:tab/>
            </w:r>
            <w:r w:rsidR="002E6ADB">
              <w:rPr>
                <w:noProof/>
                <w:webHidden/>
              </w:rPr>
              <w:fldChar w:fldCharType="begin"/>
            </w:r>
            <w:r w:rsidR="002E6ADB">
              <w:rPr>
                <w:noProof/>
                <w:webHidden/>
              </w:rPr>
              <w:instrText xml:space="preserve"> PAGEREF _Toc376693419 \h </w:instrText>
            </w:r>
            <w:r w:rsidR="002E6ADB">
              <w:rPr>
                <w:noProof/>
                <w:webHidden/>
              </w:rPr>
            </w:r>
            <w:r w:rsidR="002E6ADB">
              <w:rPr>
                <w:noProof/>
                <w:webHidden/>
              </w:rPr>
              <w:fldChar w:fldCharType="separate"/>
            </w:r>
            <w:r w:rsidR="003842B4">
              <w:rPr>
                <w:noProof/>
                <w:webHidden/>
              </w:rPr>
              <w:t>8</w:t>
            </w:r>
            <w:r w:rsidR="002E6ADB">
              <w:rPr>
                <w:noProof/>
                <w:webHidden/>
              </w:rPr>
              <w:fldChar w:fldCharType="end"/>
            </w:r>
          </w:hyperlink>
        </w:p>
        <w:p w14:paraId="474FE7B7" w14:textId="77777777" w:rsidR="002E6ADB" w:rsidRDefault="00497BCF">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20" w:history="1">
            <w:r w:rsidR="002E6ADB" w:rsidRPr="00012E67">
              <w:rPr>
                <w:rStyle w:val="Hipercze"/>
                <w:noProof/>
              </w:rPr>
              <w:t>2.2</w:t>
            </w:r>
            <w:r w:rsidR="002E6ADB">
              <w:rPr>
                <w:rFonts w:asciiTheme="minorHAnsi" w:eastAsiaTheme="minorEastAsia" w:hAnsiTheme="minorHAnsi" w:cstheme="minorBidi"/>
                <w:noProof/>
                <w:sz w:val="22"/>
                <w:szCs w:val="22"/>
                <w:lang w:eastAsia="pl-PL"/>
              </w:rPr>
              <w:tab/>
            </w:r>
            <w:r w:rsidR="002E6ADB" w:rsidRPr="00012E67">
              <w:rPr>
                <w:rStyle w:val="Hipercze"/>
                <w:noProof/>
              </w:rPr>
              <w:t>METODA ELIMINACJI GAUSSA</w:t>
            </w:r>
            <w:r w:rsidR="002E6ADB">
              <w:rPr>
                <w:noProof/>
                <w:webHidden/>
              </w:rPr>
              <w:tab/>
            </w:r>
            <w:r w:rsidR="002E6ADB">
              <w:rPr>
                <w:noProof/>
                <w:webHidden/>
              </w:rPr>
              <w:fldChar w:fldCharType="begin"/>
            </w:r>
            <w:r w:rsidR="002E6ADB">
              <w:rPr>
                <w:noProof/>
                <w:webHidden/>
              </w:rPr>
              <w:instrText xml:space="preserve"> PAGEREF _Toc376693420 \h </w:instrText>
            </w:r>
            <w:r w:rsidR="002E6ADB">
              <w:rPr>
                <w:noProof/>
                <w:webHidden/>
              </w:rPr>
            </w:r>
            <w:r w:rsidR="002E6ADB">
              <w:rPr>
                <w:noProof/>
                <w:webHidden/>
              </w:rPr>
              <w:fldChar w:fldCharType="separate"/>
            </w:r>
            <w:r w:rsidR="003842B4">
              <w:rPr>
                <w:noProof/>
                <w:webHidden/>
              </w:rPr>
              <w:t>9</w:t>
            </w:r>
            <w:r w:rsidR="002E6ADB">
              <w:rPr>
                <w:noProof/>
                <w:webHidden/>
              </w:rPr>
              <w:fldChar w:fldCharType="end"/>
            </w:r>
          </w:hyperlink>
        </w:p>
        <w:p w14:paraId="5F793A4F"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21" w:history="1">
            <w:r w:rsidR="002E6ADB" w:rsidRPr="00012E67">
              <w:rPr>
                <w:rStyle w:val="Hipercze"/>
                <w:noProof/>
              </w:rPr>
              <w:t>2.2.1</w:t>
            </w:r>
            <w:r w:rsidR="002E6ADB">
              <w:rPr>
                <w:rFonts w:asciiTheme="minorHAnsi" w:eastAsiaTheme="minorEastAsia" w:hAnsiTheme="minorHAnsi" w:cstheme="minorBidi"/>
                <w:noProof/>
                <w:sz w:val="22"/>
                <w:szCs w:val="22"/>
                <w:lang w:eastAsia="pl-PL"/>
              </w:rPr>
              <w:tab/>
            </w:r>
            <w:r w:rsidR="002E6ADB" w:rsidRPr="00012E67">
              <w:rPr>
                <w:rStyle w:val="Hipercze"/>
                <w:noProof/>
              </w:rPr>
              <w:t>ELIMINACJA W PRZÓD</w:t>
            </w:r>
            <w:r w:rsidR="002E6ADB">
              <w:rPr>
                <w:noProof/>
                <w:webHidden/>
              </w:rPr>
              <w:tab/>
            </w:r>
            <w:r w:rsidR="002E6ADB">
              <w:rPr>
                <w:noProof/>
                <w:webHidden/>
              </w:rPr>
              <w:fldChar w:fldCharType="begin"/>
            </w:r>
            <w:r w:rsidR="002E6ADB">
              <w:rPr>
                <w:noProof/>
                <w:webHidden/>
              </w:rPr>
              <w:instrText xml:space="preserve"> PAGEREF _Toc376693421 \h </w:instrText>
            </w:r>
            <w:r w:rsidR="002E6ADB">
              <w:rPr>
                <w:noProof/>
                <w:webHidden/>
              </w:rPr>
            </w:r>
            <w:r w:rsidR="002E6ADB">
              <w:rPr>
                <w:noProof/>
                <w:webHidden/>
              </w:rPr>
              <w:fldChar w:fldCharType="separate"/>
            </w:r>
            <w:r w:rsidR="003842B4">
              <w:rPr>
                <w:noProof/>
                <w:webHidden/>
              </w:rPr>
              <w:t>9</w:t>
            </w:r>
            <w:r w:rsidR="002E6ADB">
              <w:rPr>
                <w:noProof/>
                <w:webHidden/>
              </w:rPr>
              <w:fldChar w:fldCharType="end"/>
            </w:r>
          </w:hyperlink>
        </w:p>
        <w:p w14:paraId="48BED8F1"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22" w:history="1">
            <w:r w:rsidR="002E6ADB" w:rsidRPr="00012E67">
              <w:rPr>
                <w:rStyle w:val="Hipercze"/>
                <w:noProof/>
              </w:rPr>
              <w:t>2.2.2</w:t>
            </w:r>
            <w:r w:rsidR="002E6ADB">
              <w:rPr>
                <w:rFonts w:asciiTheme="minorHAnsi" w:eastAsiaTheme="minorEastAsia" w:hAnsiTheme="minorHAnsi" w:cstheme="minorBidi"/>
                <w:noProof/>
                <w:sz w:val="22"/>
                <w:szCs w:val="22"/>
                <w:lang w:eastAsia="pl-PL"/>
              </w:rPr>
              <w:tab/>
            </w:r>
            <w:r w:rsidR="002E6ADB" w:rsidRPr="00012E67">
              <w:rPr>
                <w:rStyle w:val="Hipercze"/>
                <w:noProof/>
              </w:rPr>
              <w:t>PODSTAWIANIE WSTECZ</w:t>
            </w:r>
            <w:r w:rsidR="002E6ADB">
              <w:rPr>
                <w:noProof/>
                <w:webHidden/>
              </w:rPr>
              <w:tab/>
            </w:r>
            <w:r w:rsidR="002E6ADB">
              <w:rPr>
                <w:noProof/>
                <w:webHidden/>
              </w:rPr>
              <w:fldChar w:fldCharType="begin"/>
            </w:r>
            <w:r w:rsidR="002E6ADB">
              <w:rPr>
                <w:noProof/>
                <w:webHidden/>
              </w:rPr>
              <w:instrText xml:space="preserve"> PAGEREF _Toc376693422 \h </w:instrText>
            </w:r>
            <w:r w:rsidR="002E6ADB">
              <w:rPr>
                <w:noProof/>
                <w:webHidden/>
              </w:rPr>
            </w:r>
            <w:r w:rsidR="002E6ADB">
              <w:rPr>
                <w:noProof/>
                <w:webHidden/>
              </w:rPr>
              <w:fldChar w:fldCharType="separate"/>
            </w:r>
            <w:r w:rsidR="003842B4">
              <w:rPr>
                <w:noProof/>
                <w:webHidden/>
              </w:rPr>
              <w:t>11</w:t>
            </w:r>
            <w:r w:rsidR="002E6ADB">
              <w:rPr>
                <w:noProof/>
                <w:webHidden/>
              </w:rPr>
              <w:fldChar w:fldCharType="end"/>
            </w:r>
          </w:hyperlink>
        </w:p>
        <w:p w14:paraId="5C957323" w14:textId="77777777" w:rsidR="002E6ADB" w:rsidRDefault="00497BCF">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23" w:history="1">
            <w:r w:rsidR="002E6ADB" w:rsidRPr="00012E67">
              <w:rPr>
                <w:rStyle w:val="Hipercze"/>
                <w:noProof/>
              </w:rPr>
              <w:t>2.3</w:t>
            </w:r>
            <w:r w:rsidR="002E6ADB">
              <w:rPr>
                <w:rFonts w:asciiTheme="minorHAnsi" w:eastAsiaTheme="minorEastAsia" w:hAnsiTheme="minorHAnsi" w:cstheme="minorBidi"/>
                <w:noProof/>
                <w:sz w:val="22"/>
                <w:szCs w:val="22"/>
                <w:lang w:eastAsia="pl-PL"/>
              </w:rPr>
              <w:tab/>
            </w:r>
            <w:r w:rsidR="002E6ADB" w:rsidRPr="00012E67">
              <w:rPr>
                <w:rStyle w:val="Hipercze"/>
                <w:noProof/>
              </w:rPr>
              <w:t>MACIERZE</w:t>
            </w:r>
            <w:r w:rsidR="002E6ADB">
              <w:rPr>
                <w:noProof/>
                <w:webHidden/>
              </w:rPr>
              <w:tab/>
            </w:r>
            <w:r w:rsidR="002E6ADB">
              <w:rPr>
                <w:noProof/>
                <w:webHidden/>
              </w:rPr>
              <w:fldChar w:fldCharType="begin"/>
            </w:r>
            <w:r w:rsidR="002E6ADB">
              <w:rPr>
                <w:noProof/>
                <w:webHidden/>
              </w:rPr>
              <w:instrText xml:space="preserve"> PAGEREF _Toc376693423 \h </w:instrText>
            </w:r>
            <w:r w:rsidR="002E6ADB">
              <w:rPr>
                <w:noProof/>
                <w:webHidden/>
              </w:rPr>
            </w:r>
            <w:r w:rsidR="002E6ADB">
              <w:rPr>
                <w:noProof/>
                <w:webHidden/>
              </w:rPr>
              <w:fldChar w:fldCharType="separate"/>
            </w:r>
            <w:r w:rsidR="003842B4">
              <w:rPr>
                <w:noProof/>
                <w:webHidden/>
              </w:rPr>
              <w:t>13</w:t>
            </w:r>
            <w:r w:rsidR="002E6ADB">
              <w:rPr>
                <w:noProof/>
                <w:webHidden/>
              </w:rPr>
              <w:fldChar w:fldCharType="end"/>
            </w:r>
          </w:hyperlink>
        </w:p>
        <w:p w14:paraId="6C6EDA88"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24" w:history="1">
            <w:r w:rsidR="002E6ADB" w:rsidRPr="00012E67">
              <w:rPr>
                <w:rStyle w:val="Hipercze"/>
                <w:noProof/>
              </w:rPr>
              <w:t>2.3.1</w:t>
            </w:r>
            <w:r w:rsidR="002E6ADB">
              <w:rPr>
                <w:rFonts w:asciiTheme="minorHAnsi" w:eastAsiaTheme="minorEastAsia" w:hAnsiTheme="minorHAnsi" w:cstheme="minorBidi"/>
                <w:noProof/>
                <w:sz w:val="22"/>
                <w:szCs w:val="22"/>
                <w:lang w:eastAsia="pl-PL"/>
              </w:rPr>
              <w:tab/>
            </w:r>
            <w:r w:rsidR="002E6ADB" w:rsidRPr="00012E67">
              <w:rPr>
                <w:rStyle w:val="Hipercze"/>
                <w:noProof/>
              </w:rPr>
              <w:t>CHARAKTERYSTYKA MACIERZY W METODZIE ELEMENTÓW SKOŃCZONYCH</w:t>
            </w:r>
            <w:r w:rsidR="002E6ADB">
              <w:rPr>
                <w:noProof/>
                <w:webHidden/>
              </w:rPr>
              <w:tab/>
            </w:r>
            <w:r w:rsidR="002E6ADB">
              <w:rPr>
                <w:noProof/>
                <w:webHidden/>
              </w:rPr>
              <w:fldChar w:fldCharType="begin"/>
            </w:r>
            <w:r w:rsidR="002E6ADB">
              <w:rPr>
                <w:noProof/>
                <w:webHidden/>
              </w:rPr>
              <w:instrText xml:space="preserve"> PAGEREF _Toc376693424 \h </w:instrText>
            </w:r>
            <w:r w:rsidR="002E6ADB">
              <w:rPr>
                <w:noProof/>
                <w:webHidden/>
              </w:rPr>
            </w:r>
            <w:r w:rsidR="002E6ADB">
              <w:rPr>
                <w:noProof/>
                <w:webHidden/>
              </w:rPr>
              <w:fldChar w:fldCharType="separate"/>
            </w:r>
            <w:r w:rsidR="003842B4">
              <w:rPr>
                <w:noProof/>
                <w:webHidden/>
              </w:rPr>
              <w:t>13</w:t>
            </w:r>
            <w:r w:rsidR="002E6ADB">
              <w:rPr>
                <w:noProof/>
                <w:webHidden/>
              </w:rPr>
              <w:fldChar w:fldCharType="end"/>
            </w:r>
          </w:hyperlink>
        </w:p>
        <w:p w14:paraId="73C284EB"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25" w:history="1">
            <w:r w:rsidR="002E6ADB" w:rsidRPr="00012E67">
              <w:rPr>
                <w:rStyle w:val="Hipercze"/>
                <w:noProof/>
              </w:rPr>
              <w:t>2.3.2</w:t>
            </w:r>
            <w:r w:rsidR="002E6ADB">
              <w:rPr>
                <w:rFonts w:asciiTheme="minorHAnsi" w:eastAsiaTheme="minorEastAsia" w:hAnsiTheme="minorHAnsi" w:cstheme="minorBidi"/>
                <w:noProof/>
                <w:sz w:val="22"/>
                <w:szCs w:val="22"/>
                <w:lang w:eastAsia="pl-PL"/>
              </w:rPr>
              <w:tab/>
            </w:r>
            <w:r w:rsidR="002E6ADB" w:rsidRPr="00012E67">
              <w:rPr>
                <w:rStyle w:val="Hipercze"/>
                <w:noProof/>
              </w:rPr>
              <w:t>METODY PRZECHOWYWANIA MACIERZY RZADKICH</w:t>
            </w:r>
            <w:r w:rsidR="002E6ADB">
              <w:rPr>
                <w:noProof/>
                <w:webHidden/>
              </w:rPr>
              <w:tab/>
            </w:r>
            <w:r w:rsidR="002E6ADB">
              <w:rPr>
                <w:noProof/>
                <w:webHidden/>
              </w:rPr>
              <w:fldChar w:fldCharType="begin"/>
            </w:r>
            <w:r w:rsidR="002E6ADB">
              <w:rPr>
                <w:noProof/>
                <w:webHidden/>
              </w:rPr>
              <w:instrText xml:space="preserve"> PAGEREF _Toc376693425 \h </w:instrText>
            </w:r>
            <w:r w:rsidR="002E6ADB">
              <w:rPr>
                <w:noProof/>
                <w:webHidden/>
              </w:rPr>
            </w:r>
            <w:r w:rsidR="002E6ADB">
              <w:rPr>
                <w:noProof/>
                <w:webHidden/>
              </w:rPr>
              <w:fldChar w:fldCharType="separate"/>
            </w:r>
            <w:r w:rsidR="003842B4">
              <w:rPr>
                <w:noProof/>
                <w:webHidden/>
              </w:rPr>
              <w:t>15</w:t>
            </w:r>
            <w:r w:rsidR="002E6ADB">
              <w:rPr>
                <w:noProof/>
                <w:webHidden/>
              </w:rPr>
              <w:fldChar w:fldCharType="end"/>
            </w:r>
          </w:hyperlink>
        </w:p>
        <w:p w14:paraId="087232C5" w14:textId="77777777" w:rsidR="002E6ADB" w:rsidRDefault="00497BCF">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26" w:history="1">
            <w:r w:rsidR="002E6ADB" w:rsidRPr="00012E67">
              <w:rPr>
                <w:rStyle w:val="Hipercze"/>
                <w:noProof/>
              </w:rPr>
              <w:t>2.4</w:t>
            </w:r>
            <w:r w:rsidR="002E6ADB">
              <w:rPr>
                <w:rFonts w:asciiTheme="minorHAnsi" w:eastAsiaTheme="minorEastAsia" w:hAnsiTheme="minorHAnsi" w:cstheme="minorBidi"/>
                <w:noProof/>
                <w:sz w:val="22"/>
                <w:szCs w:val="22"/>
                <w:lang w:eastAsia="pl-PL"/>
              </w:rPr>
              <w:tab/>
            </w:r>
            <w:r w:rsidR="002E6ADB" w:rsidRPr="00012E67">
              <w:rPr>
                <w:rStyle w:val="Hipercze"/>
                <w:noProof/>
              </w:rPr>
              <w:t>ARCHITEKTURA OPENCL</w:t>
            </w:r>
            <w:r w:rsidR="002E6ADB">
              <w:rPr>
                <w:noProof/>
                <w:webHidden/>
              </w:rPr>
              <w:tab/>
            </w:r>
            <w:r w:rsidR="002E6ADB">
              <w:rPr>
                <w:noProof/>
                <w:webHidden/>
              </w:rPr>
              <w:fldChar w:fldCharType="begin"/>
            </w:r>
            <w:r w:rsidR="002E6ADB">
              <w:rPr>
                <w:noProof/>
                <w:webHidden/>
              </w:rPr>
              <w:instrText xml:space="preserve"> PAGEREF _Toc376693426 \h </w:instrText>
            </w:r>
            <w:r w:rsidR="002E6ADB">
              <w:rPr>
                <w:noProof/>
                <w:webHidden/>
              </w:rPr>
            </w:r>
            <w:r w:rsidR="002E6ADB">
              <w:rPr>
                <w:noProof/>
                <w:webHidden/>
              </w:rPr>
              <w:fldChar w:fldCharType="separate"/>
            </w:r>
            <w:r w:rsidR="003842B4">
              <w:rPr>
                <w:noProof/>
                <w:webHidden/>
              </w:rPr>
              <w:t>16</w:t>
            </w:r>
            <w:r w:rsidR="002E6ADB">
              <w:rPr>
                <w:noProof/>
                <w:webHidden/>
              </w:rPr>
              <w:fldChar w:fldCharType="end"/>
            </w:r>
          </w:hyperlink>
        </w:p>
        <w:p w14:paraId="20126BBC"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27" w:history="1">
            <w:r w:rsidR="002E6ADB" w:rsidRPr="00012E67">
              <w:rPr>
                <w:rStyle w:val="Hipercze"/>
                <w:noProof/>
              </w:rPr>
              <w:t>2.4.1</w:t>
            </w:r>
            <w:r w:rsidR="002E6ADB">
              <w:rPr>
                <w:rFonts w:asciiTheme="minorHAnsi" w:eastAsiaTheme="minorEastAsia" w:hAnsiTheme="minorHAnsi" w:cstheme="minorBidi"/>
                <w:noProof/>
                <w:sz w:val="22"/>
                <w:szCs w:val="22"/>
                <w:lang w:eastAsia="pl-PL"/>
              </w:rPr>
              <w:tab/>
            </w:r>
            <w:r w:rsidR="002E6ADB" w:rsidRPr="00012E67">
              <w:rPr>
                <w:rStyle w:val="Hipercze"/>
                <w:noProof/>
              </w:rPr>
              <w:t>SKŁADNIKI ŚRODOWISKA OPENCL</w:t>
            </w:r>
            <w:r w:rsidR="002E6ADB">
              <w:rPr>
                <w:noProof/>
                <w:webHidden/>
              </w:rPr>
              <w:tab/>
            </w:r>
            <w:r w:rsidR="002E6ADB">
              <w:rPr>
                <w:noProof/>
                <w:webHidden/>
              </w:rPr>
              <w:fldChar w:fldCharType="begin"/>
            </w:r>
            <w:r w:rsidR="002E6ADB">
              <w:rPr>
                <w:noProof/>
                <w:webHidden/>
              </w:rPr>
              <w:instrText xml:space="preserve"> PAGEREF _Toc376693427 \h </w:instrText>
            </w:r>
            <w:r w:rsidR="002E6ADB">
              <w:rPr>
                <w:noProof/>
                <w:webHidden/>
              </w:rPr>
            </w:r>
            <w:r w:rsidR="002E6ADB">
              <w:rPr>
                <w:noProof/>
                <w:webHidden/>
              </w:rPr>
              <w:fldChar w:fldCharType="separate"/>
            </w:r>
            <w:r w:rsidR="003842B4">
              <w:rPr>
                <w:noProof/>
                <w:webHidden/>
              </w:rPr>
              <w:t>16</w:t>
            </w:r>
            <w:r w:rsidR="002E6ADB">
              <w:rPr>
                <w:noProof/>
                <w:webHidden/>
              </w:rPr>
              <w:fldChar w:fldCharType="end"/>
            </w:r>
          </w:hyperlink>
        </w:p>
        <w:p w14:paraId="7DBBDFAA"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28" w:history="1">
            <w:r w:rsidR="002E6ADB" w:rsidRPr="00012E67">
              <w:rPr>
                <w:rStyle w:val="Hipercze"/>
                <w:noProof/>
              </w:rPr>
              <w:t>2.4.2</w:t>
            </w:r>
            <w:r w:rsidR="002E6ADB">
              <w:rPr>
                <w:rFonts w:asciiTheme="minorHAnsi" w:eastAsiaTheme="minorEastAsia" w:hAnsiTheme="minorHAnsi" w:cstheme="minorBidi"/>
                <w:noProof/>
                <w:sz w:val="22"/>
                <w:szCs w:val="22"/>
                <w:lang w:eastAsia="pl-PL"/>
              </w:rPr>
              <w:tab/>
            </w:r>
            <w:r w:rsidR="002E6ADB" w:rsidRPr="00012E67">
              <w:rPr>
                <w:rStyle w:val="Hipercze"/>
                <w:noProof/>
              </w:rPr>
              <w:t>SKŁADNIKI ARCHITEKTURY OPENCL</w:t>
            </w:r>
            <w:r w:rsidR="002E6ADB">
              <w:rPr>
                <w:noProof/>
                <w:webHidden/>
              </w:rPr>
              <w:tab/>
            </w:r>
            <w:r w:rsidR="002E6ADB">
              <w:rPr>
                <w:noProof/>
                <w:webHidden/>
              </w:rPr>
              <w:fldChar w:fldCharType="begin"/>
            </w:r>
            <w:r w:rsidR="002E6ADB">
              <w:rPr>
                <w:noProof/>
                <w:webHidden/>
              </w:rPr>
              <w:instrText xml:space="preserve"> PAGEREF _Toc376693428 \h </w:instrText>
            </w:r>
            <w:r w:rsidR="002E6ADB">
              <w:rPr>
                <w:noProof/>
                <w:webHidden/>
              </w:rPr>
            </w:r>
            <w:r w:rsidR="002E6ADB">
              <w:rPr>
                <w:noProof/>
                <w:webHidden/>
              </w:rPr>
              <w:fldChar w:fldCharType="separate"/>
            </w:r>
            <w:r w:rsidR="003842B4">
              <w:rPr>
                <w:noProof/>
                <w:webHidden/>
              </w:rPr>
              <w:t>17</w:t>
            </w:r>
            <w:r w:rsidR="002E6ADB">
              <w:rPr>
                <w:noProof/>
                <w:webHidden/>
              </w:rPr>
              <w:fldChar w:fldCharType="end"/>
            </w:r>
          </w:hyperlink>
        </w:p>
        <w:p w14:paraId="2B806AD4"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29" w:history="1">
            <w:r w:rsidR="002E6ADB" w:rsidRPr="00012E67">
              <w:rPr>
                <w:rStyle w:val="Hipercze"/>
                <w:noProof/>
              </w:rPr>
              <w:t>2.4.3</w:t>
            </w:r>
            <w:r w:rsidR="002E6ADB">
              <w:rPr>
                <w:rFonts w:asciiTheme="minorHAnsi" w:eastAsiaTheme="minorEastAsia" w:hAnsiTheme="minorHAnsi" w:cstheme="minorBidi"/>
                <w:noProof/>
                <w:sz w:val="22"/>
                <w:szCs w:val="22"/>
                <w:lang w:eastAsia="pl-PL"/>
              </w:rPr>
              <w:tab/>
            </w:r>
            <w:r w:rsidR="002E6ADB" w:rsidRPr="00012E67">
              <w:rPr>
                <w:rStyle w:val="Hipercze"/>
                <w:noProof/>
              </w:rPr>
              <w:t>PARALELIZM DANYCH</w:t>
            </w:r>
            <w:r w:rsidR="002E6ADB">
              <w:rPr>
                <w:noProof/>
                <w:webHidden/>
              </w:rPr>
              <w:tab/>
            </w:r>
            <w:r w:rsidR="002E6ADB">
              <w:rPr>
                <w:noProof/>
                <w:webHidden/>
              </w:rPr>
              <w:fldChar w:fldCharType="begin"/>
            </w:r>
            <w:r w:rsidR="002E6ADB">
              <w:rPr>
                <w:noProof/>
                <w:webHidden/>
              </w:rPr>
              <w:instrText xml:space="preserve"> PAGEREF _Toc376693429 \h </w:instrText>
            </w:r>
            <w:r w:rsidR="002E6ADB">
              <w:rPr>
                <w:noProof/>
                <w:webHidden/>
              </w:rPr>
            </w:r>
            <w:r w:rsidR="002E6ADB">
              <w:rPr>
                <w:noProof/>
                <w:webHidden/>
              </w:rPr>
              <w:fldChar w:fldCharType="separate"/>
            </w:r>
            <w:r w:rsidR="003842B4">
              <w:rPr>
                <w:noProof/>
                <w:webHidden/>
              </w:rPr>
              <w:t>17</w:t>
            </w:r>
            <w:r w:rsidR="002E6ADB">
              <w:rPr>
                <w:noProof/>
                <w:webHidden/>
              </w:rPr>
              <w:fldChar w:fldCharType="end"/>
            </w:r>
          </w:hyperlink>
        </w:p>
        <w:p w14:paraId="788F1A68"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30" w:history="1">
            <w:r w:rsidR="002E6ADB" w:rsidRPr="00012E67">
              <w:rPr>
                <w:rStyle w:val="Hipercze"/>
                <w:noProof/>
              </w:rPr>
              <w:t>2.4.4</w:t>
            </w:r>
            <w:r w:rsidR="002E6ADB">
              <w:rPr>
                <w:rFonts w:asciiTheme="minorHAnsi" w:eastAsiaTheme="minorEastAsia" w:hAnsiTheme="minorHAnsi" w:cstheme="minorBidi"/>
                <w:noProof/>
                <w:sz w:val="22"/>
                <w:szCs w:val="22"/>
                <w:lang w:eastAsia="pl-PL"/>
              </w:rPr>
              <w:tab/>
            </w:r>
            <w:r w:rsidR="002E6ADB" w:rsidRPr="00012E67">
              <w:rPr>
                <w:rStyle w:val="Hipercze"/>
                <w:noProof/>
              </w:rPr>
              <w:t>ZADANIA I GRUPY ROBOCZE</w:t>
            </w:r>
            <w:r w:rsidR="002E6ADB">
              <w:rPr>
                <w:noProof/>
                <w:webHidden/>
              </w:rPr>
              <w:tab/>
            </w:r>
            <w:r w:rsidR="002E6ADB">
              <w:rPr>
                <w:noProof/>
                <w:webHidden/>
              </w:rPr>
              <w:fldChar w:fldCharType="begin"/>
            </w:r>
            <w:r w:rsidR="002E6ADB">
              <w:rPr>
                <w:noProof/>
                <w:webHidden/>
              </w:rPr>
              <w:instrText xml:space="preserve"> PAGEREF _Toc376693430 \h </w:instrText>
            </w:r>
            <w:r w:rsidR="002E6ADB">
              <w:rPr>
                <w:noProof/>
                <w:webHidden/>
              </w:rPr>
            </w:r>
            <w:r w:rsidR="002E6ADB">
              <w:rPr>
                <w:noProof/>
                <w:webHidden/>
              </w:rPr>
              <w:fldChar w:fldCharType="separate"/>
            </w:r>
            <w:r w:rsidR="003842B4">
              <w:rPr>
                <w:noProof/>
                <w:webHidden/>
              </w:rPr>
              <w:t>18</w:t>
            </w:r>
            <w:r w:rsidR="002E6ADB">
              <w:rPr>
                <w:noProof/>
                <w:webHidden/>
              </w:rPr>
              <w:fldChar w:fldCharType="end"/>
            </w:r>
          </w:hyperlink>
        </w:p>
        <w:p w14:paraId="24F50E5B"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31" w:history="1">
            <w:r w:rsidR="002E6ADB" w:rsidRPr="00012E67">
              <w:rPr>
                <w:rStyle w:val="Hipercze"/>
                <w:noProof/>
              </w:rPr>
              <w:t>2.4.5</w:t>
            </w:r>
            <w:r w:rsidR="002E6ADB">
              <w:rPr>
                <w:rFonts w:asciiTheme="minorHAnsi" w:eastAsiaTheme="minorEastAsia" w:hAnsiTheme="minorHAnsi" w:cstheme="minorBidi"/>
                <w:noProof/>
                <w:sz w:val="22"/>
                <w:szCs w:val="22"/>
                <w:lang w:eastAsia="pl-PL"/>
              </w:rPr>
              <w:tab/>
            </w:r>
            <w:r w:rsidR="002E6ADB" w:rsidRPr="00012E67">
              <w:rPr>
                <w:rStyle w:val="Hipercze"/>
                <w:noProof/>
              </w:rPr>
              <w:t>ZARZĄDZANIE PAMIĘCIĄ</w:t>
            </w:r>
            <w:r w:rsidR="002E6ADB">
              <w:rPr>
                <w:noProof/>
                <w:webHidden/>
              </w:rPr>
              <w:tab/>
            </w:r>
            <w:r w:rsidR="002E6ADB">
              <w:rPr>
                <w:noProof/>
                <w:webHidden/>
              </w:rPr>
              <w:fldChar w:fldCharType="begin"/>
            </w:r>
            <w:r w:rsidR="002E6ADB">
              <w:rPr>
                <w:noProof/>
                <w:webHidden/>
              </w:rPr>
              <w:instrText xml:space="preserve"> PAGEREF _Toc376693431 \h </w:instrText>
            </w:r>
            <w:r w:rsidR="002E6ADB">
              <w:rPr>
                <w:noProof/>
                <w:webHidden/>
              </w:rPr>
            </w:r>
            <w:r w:rsidR="002E6ADB">
              <w:rPr>
                <w:noProof/>
                <w:webHidden/>
              </w:rPr>
              <w:fldChar w:fldCharType="separate"/>
            </w:r>
            <w:r w:rsidR="003842B4">
              <w:rPr>
                <w:noProof/>
                <w:webHidden/>
              </w:rPr>
              <w:t>20</w:t>
            </w:r>
            <w:r w:rsidR="002E6ADB">
              <w:rPr>
                <w:noProof/>
                <w:webHidden/>
              </w:rPr>
              <w:fldChar w:fldCharType="end"/>
            </w:r>
          </w:hyperlink>
        </w:p>
        <w:p w14:paraId="68347539" w14:textId="77777777" w:rsidR="002E6ADB" w:rsidRDefault="00497BCF">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32" w:history="1">
            <w:r w:rsidR="002E6ADB" w:rsidRPr="00012E67">
              <w:rPr>
                <w:rStyle w:val="Hipercze"/>
                <w:noProof/>
              </w:rPr>
              <w:t>2.5</w:t>
            </w:r>
            <w:r w:rsidR="002E6ADB">
              <w:rPr>
                <w:rFonts w:asciiTheme="minorHAnsi" w:eastAsiaTheme="minorEastAsia" w:hAnsiTheme="minorHAnsi" w:cstheme="minorBidi"/>
                <w:noProof/>
                <w:sz w:val="22"/>
                <w:szCs w:val="22"/>
                <w:lang w:eastAsia="pl-PL"/>
              </w:rPr>
              <w:tab/>
            </w:r>
            <w:r w:rsidR="002E6ADB" w:rsidRPr="00012E67">
              <w:rPr>
                <w:rStyle w:val="Hipercze"/>
                <w:noProof/>
              </w:rPr>
              <w:t>WYKORZYSTANE URZĄDZENIA</w:t>
            </w:r>
            <w:r w:rsidR="002E6ADB">
              <w:rPr>
                <w:noProof/>
                <w:webHidden/>
              </w:rPr>
              <w:tab/>
            </w:r>
            <w:r w:rsidR="002E6ADB">
              <w:rPr>
                <w:noProof/>
                <w:webHidden/>
              </w:rPr>
              <w:fldChar w:fldCharType="begin"/>
            </w:r>
            <w:r w:rsidR="002E6ADB">
              <w:rPr>
                <w:noProof/>
                <w:webHidden/>
              </w:rPr>
              <w:instrText xml:space="preserve"> PAGEREF _Toc376693432 \h </w:instrText>
            </w:r>
            <w:r w:rsidR="002E6ADB">
              <w:rPr>
                <w:noProof/>
                <w:webHidden/>
              </w:rPr>
            </w:r>
            <w:r w:rsidR="002E6ADB">
              <w:rPr>
                <w:noProof/>
                <w:webHidden/>
              </w:rPr>
              <w:fldChar w:fldCharType="separate"/>
            </w:r>
            <w:r w:rsidR="003842B4">
              <w:rPr>
                <w:noProof/>
                <w:webHidden/>
              </w:rPr>
              <w:t>21</w:t>
            </w:r>
            <w:r w:rsidR="002E6ADB">
              <w:rPr>
                <w:noProof/>
                <w:webHidden/>
              </w:rPr>
              <w:fldChar w:fldCharType="end"/>
            </w:r>
          </w:hyperlink>
        </w:p>
        <w:p w14:paraId="3F820671"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33" w:history="1">
            <w:r w:rsidR="002E6ADB" w:rsidRPr="00012E67">
              <w:rPr>
                <w:rStyle w:val="Hipercze"/>
                <w:noProof/>
              </w:rPr>
              <w:t>2.5.1</w:t>
            </w:r>
            <w:r w:rsidR="002E6ADB">
              <w:rPr>
                <w:rFonts w:asciiTheme="minorHAnsi" w:eastAsiaTheme="minorEastAsia" w:hAnsiTheme="minorHAnsi" w:cstheme="minorBidi"/>
                <w:noProof/>
                <w:sz w:val="22"/>
                <w:szCs w:val="22"/>
                <w:lang w:eastAsia="pl-PL"/>
              </w:rPr>
              <w:tab/>
            </w:r>
            <w:r w:rsidR="002E6ADB" w:rsidRPr="00012E67">
              <w:rPr>
                <w:rStyle w:val="Hipercze"/>
                <w:noProof/>
              </w:rPr>
              <w:t>NVIDIA® TESLA™ M2090</w:t>
            </w:r>
            <w:r w:rsidR="002E6ADB">
              <w:rPr>
                <w:noProof/>
                <w:webHidden/>
              </w:rPr>
              <w:tab/>
            </w:r>
            <w:r w:rsidR="002E6ADB">
              <w:rPr>
                <w:noProof/>
                <w:webHidden/>
              </w:rPr>
              <w:fldChar w:fldCharType="begin"/>
            </w:r>
            <w:r w:rsidR="002E6ADB">
              <w:rPr>
                <w:noProof/>
                <w:webHidden/>
              </w:rPr>
              <w:instrText xml:space="preserve"> PAGEREF _Toc376693433 \h </w:instrText>
            </w:r>
            <w:r w:rsidR="002E6ADB">
              <w:rPr>
                <w:noProof/>
                <w:webHidden/>
              </w:rPr>
            </w:r>
            <w:r w:rsidR="002E6ADB">
              <w:rPr>
                <w:noProof/>
                <w:webHidden/>
              </w:rPr>
              <w:fldChar w:fldCharType="separate"/>
            </w:r>
            <w:r w:rsidR="003842B4">
              <w:rPr>
                <w:noProof/>
                <w:webHidden/>
              </w:rPr>
              <w:t>21</w:t>
            </w:r>
            <w:r w:rsidR="002E6ADB">
              <w:rPr>
                <w:noProof/>
                <w:webHidden/>
              </w:rPr>
              <w:fldChar w:fldCharType="end"/>
            </w:r>
          </w:hyperlink>
        </w:p>
        <w:p w14:paraId="7A3DE4C1"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34" w:history="1">
            <w:r w:rsidR="002E6ADB" w:rsidRPr="00012E67">
              <w:rPr>
                <w:rStyle w:val="Hipercze"/>
                <w:noProof/>
              </w:rPr>
              <w:t>2.5.2</w:t>
            </w:r>
            <w:r w:rsidR="002E6ADB">
              <w:rPr>
                <w:rFonts w:asciiTheme="minorHAnsi" w:eastAsiaTheme="minorEastAsia" w:hAnsiTheme="minorHAnsi" w:cstheme="minorBidi"/>
                <w:noProof/>
                <w:sz w:val="22"/>
                <w:szCs w:val="22"/>
                <w:lang w:eastAsia="pl-PL"/>
              </w:rPr>
              <w:tab/>
            </w:r>
            <w:r w:rsidR="002E6ADB" w:rsidRPr="00012E67">
              <w:rPr>
                <w:rStyle w:val="Hipercze"/>
                <w:noProof/>
              </w:rPr>
              <w:t>INTEL® XEON® X5650</w:t>
            </w:r>
            <w:r w:rsidR="002E6ADB">
              <w:rPr>
                <w:noProof/>
                <w:webHidden/>
              </w:rPr>
              <w:tab/>
            </w:r>
            <w:r w:rsidR="002E6ADB">
              <w:rPr>
                <w:noProof/>
                <w:webHidden/>
              </w:rPr>
              <w:fldChar w:fldCharType="begin"/>
            </w:r>
            <w:r w:rsidR="002E6ADB">
              <w:rPr>
                <w:noProof/>
                <w:webHidden/>
              </w:rPr>
              <w:instrText xml:space="preserve"> PAGEREF _Toc376693434 \h </w:instrText>
            </w:r>
            <w:r w:rsidR="002E6ADB">
              <w:rPr>
                <w:noProof/>
                <w:webHidden/>
              </w:rPr>
            </w:r>
            <w:r w:rsidR="002E6ADB">
              <w:rPr>
                <w:noProof/>
                <w:webHidden/>
              </w:rPr>
              <w:fldChar w:fldCharType="separate"/>
            </w:r>
            <w:r w:rsidR="003842B4">
              <w:rPr>
                <w:noProof/>
                <w:webHidden/>
              </w:rPr>
              <w:t>22</w:t>
            </w:r>
            <w:r w:rsidR="002E6ADB">
              <w:rPr>
                <w:noProof/>
                <w:webHidden/>
              </w:rPr>
              <w:fldChar w:fldCharType="end"/>
            </w:r>
          </w:hyperlink>
        </w:p>
        <w:p w14:paraId="337DB9CC" w14:textId="77777777" w:rsidR="002E6ADB" w:rsidRDefault="00497BCF">
          <w:pPr>
            <w:pStyle w:val="Spistreci1"/>
            <w:tabs>
              <w:tab w:val="left" w:pos="880"/>
              <w:tab w:val="right" w:leader="dot" w:pos="9061"/>
            </w:tabs>
            <w:rPr>
              <w:rFonts w:asciiTheme="minorHAnsi" w:eastAsiaTheme="minorEastAsia" w:hAnsiTheme="minorHAnsi" w:cstheme="minorBidi"/>
              <w:noProof/>
              <w:sz w:val="22"/>
              <w:szCs w:val="22"/>
              <w:lang w:eastAsia="pl-PL"/>
            </w:rPr>
          </w:pPr>
          <w:hyperlink w:anchor="_Toc376693435" w:history="1">
            <w:r w:rsidR="002E6ADB" w:rsidRPr="00012E67">
              <w:rPr>
                <w:rStyle w:val="Hipercze"/>
                <w:noProof/>
              </w:rPr>
              <w:t>3</w:t>
            </w:r>
            <w:r w:rsidR="002E6ADB">
              <w:rPr>
                <w:rFonts w:asciiTheme="minorHAnsi" w:eastAsiaTheme="minorEastAsia" w:hAnsiTheme="minorHAnsi" w:cstheme="minorBidi"/>
                <w:noProof/>
                <w:sz w:val="22"/>
                <w:szCs w:val="22"/>
                <w:lang w:eastAsia="pl-PL"/>
              </w:rPr>
              <w:tab/>
            </w:r>
            <w:r w:rsidR="002E6ADB" w:rsidRPr="00012E67">
              <w:rPr>
                <w:rStyle w:val="Hipercze"/>
                <w:noProof/>
              </w:rPr>
              <w:t>IMPLEMENTACJA SOLWERA</w:t>
            </w:r>
            <w:r w:rsidR="002E6ADB">
              <w:rPr>
                <w:noProof/>
                <w:webHidden/>
              </w:rPr>
              <w:tab/>
            </w:r>
            <w:r w:rsidR="002E6ADB">
              <w:rPr>
                <w:noProof/>
                <w:webHidden/>
              </w:rPr>
              <w:fldChar w:fldCharType="begin"/>
            </w:r>
            <w:r w:rsidR="002E6ADB">
              <w:rPr>
                <w:noProof/>
                <w:webHidden/>
              </w:rPr>
              <w:instrText xml:space="preserve"> PAGEREF _Toc376693435 \h </w:instrText>
            </w:r>
            <w:r w:rsidR="002E6ADB">
              <w:rPr>
                <w:noProof/>
                <w:webHidden/>
              </w:rPr>
            </w:r>
            <w:r w:rsidR="002E6ADB">
              <w:rPr>
                <w:noProof/>
                <w:webHidden/>
              </w:rPr>
              <w:fldChar w:fldCharType="separate"/>
            </w:r>
            <w:r w:rsidR="003842B4">
              <w:rPr>
                <w:noProof/>
                <w:webHidden/>
              </w:rPr>
              <w:t>24</w:t>
            </w:r>
            <w:r w:rsidR="002E6ADB">
              <w:rPr>
                <w:noProof/>
                <w:webHidden/>
              </w:rPr>
              <w:fldChar w:fldCharType="end"/>
            </w:r>
          </w:hyperlink>
        </w:p>
        <w:p w14:paraId="794DA059" w14:textId="77777777" w:rsidR="002E6ADB" w:rsidRDefault="00497BCF">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36" w:history="1">
            <w:r w:rsidR="002E6ADB" w:rsidRPr="00012E67">
              <w:rPr>
                <w:rStyle w:val="Hipercze"/>
                <w:noProof/>
              </w:rPr>
              <w:t>3.1</w:t>
            </w:r>
            <w:r w:rsidR="002E6ADB">
              <w:rPr>
                <w:rFonts w:asciiTheme="minorHAnsi" w:eastAsiaTheme="minorEastAsia" w:hAnsiTheme="minorHAnsi" w:cstheme="minorBidi"/>
                <w:noProof/>
                <w:sz w:val="22"/>
                <w:szCs w:val="22"/>
                <w:lang w:eastAsia="pl-PL"/>
              </w:rPr>
              <w:tab/>
            </w:r>
            <w:r w:rsidR="002E6ADB" w:rsidRPr="00012E67">
              <w:rPr>
                <w:rStyle w:val="Hipercze"/>
                <w:noProof/>
              </w:rPr>
              <w:t>ZAŁOŻENIA OGÓLNE</w:t>
            </w:r>
            <w:r w:rsidR="002E6ADB">
              <w:rPr>
                <w:noProof/>
                <w:webHidden/>
              </w:rPr>
              <w:tab/>
            </w:r>
            <w:r w:rsidR="002E6ADB">
              <w:rPr>
                <w:noProof/>
                <w:webHidden/>
              </w:rPr>
              <w:fldChar w:fldCharType="begin"/>
            </w:r>
            <w:r w:rsidR="002E6ADB">
              <w:rPr>
                <w:noProof/>
                <w:webHidden/>
              </w:rPr>
              <w:instrText xml:space="preserve"> PAGEREF _Toc376693436 \h </w:instrText>
            </w:r>
            <w:r w:rsidR="002E6ADB">
              <w:rPr>
                <w:noProof/>
                <w:webHidden/>
              </w:rPr>
            </w:r>
            <w:r w:rsidR="002E6ADB">
              <w:rPr>
                <w:noProof/>
                <w:webHidden/>
              </w:rPr>
              <w:fldChar w:fldCharType="separate"/>
            </w:r>
            <w:r w:rsidR="003842B4">
              <w:rPr>
                <w:noProof/>
                <w:webHidden/>
              </w:rPr>
              <w:t>24</w:t>
            </w:r>
            <w:r w:rsidR="002E6ADB">
              <w:rPr>
                <w:noProof/>
                <w:webHidden/>
              </w:rPr>
              <w:fldChar w:fldCharType="end"/>
            </w:r>
          </w:hyperlink>
        </w:p>
        <w:p w14:paraId="320D5CFC"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37" w:history="1">
            <w:r w:rsidR="002E6ADB" w:rsidRPr="00012E67">
              <w:rPr>
                <w:rStyle w:val="Hipercze"/>
                <w:noProof/>
              </w:rPr>
              <w:t>3.1.1</w:t>
            </w:r>
            <w:r w:rsidR="002E6ADB">
              <w:rPr>
                <w:rFonts w:asciiTheme="minorHAnsi" w:eastAsiaTheme="minorEastAsia" w:hAnsiTheme="minorHAnsi" w:cstheme="minorBidi"/>
                <w:noProof/>
                <w:sz w:val="22"/>
                <w:szCs w:val="22"/>
                <w:lang w:eastAsia="pl-PL"/>
              </w:rPr>
              <w:tab/>
            </w:r>
            <w:r w:rsidR="002E6ADB" w:rsidRPr="00012E67">
              <w:rPr>
                <w:rStyle w:val="Hipercze"/>
                <w:noProof/>
              </w:rPr>
              <w:t>PARADYGMAT „CZARNEJ SKRZYNKI”</w:t>
            </w:r>
            <w:r w:rsidR="002E6ADB">
              <w:rPr>
                <w:noProof/>
                <w:webHidden/>
              </w:rPr>
              <w:tab/>
            </w:r>
            <w:r w:rsidR="002E6ADB">
              <w:rPr>
                <w:noProof/>
                <w:webHidden/>
              </w:rPr>
              <w:fldChar w:fldCharType="begin"/>
            </w:r>
            <w:r w:rsidR="002E6ADB">
              <w:rPr>
                <w:noProof/>
                <w:webHidden/>
              </w:rPr>
              <w:instrText xml:space="preserve"> PAGEREF _Toc376693437 \h </w:instrText>
            </w:r>
            <w:r w:rsidR="002E6ADB">
              <w:rPr>
                <w:noProof/>
                <w:webHidden/>
              </w:rPr>
            </w:r>
            <w:r w:rsidR="002E6ADB">
              <w:rPr>
                <w:noProof/>
                <w:webHidden/>
              </w:rPr>
              <w:fldChar w:fldCharType="separate"/>
            </w:r>
            <w:r w:rsidR="003842B4">
              <w:rPr>
                <w:noProof/>
                <w:webHidden/>
              </w:rPr>
              <w:t>24</w:t>
            </w:r>
            <w:r w:rsidR="002E6ADB">
              <w:rPr>
                <w:noProof/>
                <w:webHidden/>
              </w:rPr>
              <w:fldChar w:fldCharType="end"/>
            </w:r>
          </w:hyperlink>
        </w:p>
        <w:p w14:paraId="45B503B1"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38" w:history="1">
            <w:r w:rsidR="002E6ADB" w:rsidRPr="00012E67">
              <w:rPr>
                <w:rStyle w:val="Hipercze"/>
                <w:noProof/>
              </w:rPr>
              <w:t>3.1.2</w:t>
            </w:r>
            <w:r w:rsidR="002E6ADB">
              <w:rPr>
                <w:rFonts w:asciiTheme="minorHAnsi" w:eastAsiaTheme="minorEastAsia" w:hAnsiTheme="minorHAnsi" w:cstheme="minorBidi"/>
                <w:noProof/>
                <w:sz w:val="22"/>
                <w:szCs w:val="22"/>
                <w:lang w:eastAsia="pl-PL"/>
              </w:rPr>
              <w:tab/>
            </w:r>
            <w:r w:rsidR="002E6ADB" w:rsidRPr="00012E67">
              <w:rPr>
                <w:rStyle w:val="Hipercze"/>
                <w:noProof/>
              </w:rPr>
              <w:t>BIBLIOTEKA NAGŁÓWKOWA</w:t>
            </w:r>
            <w:r w:rsidR="002E6ADB">
              <w:rPr>
                <w:noProof/>
                <w:webHidden/>
              </w:rPr>
              <w:tab/>
            </w:r>
            <w:r w:rsidR="002E6ADB">
              <w:rPr>
                <w:noProof/>
                <w:webHidden/>
              </w:rPr>
              <w:fldChar w:fldCharType="begin"/>
            </w:r>
            <w:r w:rsidR="002E6ADB">
              <w:rPr>
                <w:noProof/>
                <w:webHidden/>
              </w:rPr>
              <w:instrText xml:space="preserve"> PAGEREF _Toc376693438 \h </w:instrText>
            </w:r>
            <w:r w:rsidR="002E6ADB">
              <w:rPr>
                <w:noProof/>
                <w:webHidden/>
              </w:rPr>
            </w:r>
            <w:r w:rsidR="002E6ADB">
              <w:rPr>
                <w:noProof/>
                <w:webHidden/>
              </w:rPr>
              <w:fldChar w:fldCharType="separate"/>
            </w:r>
            <w:r w:rsidR="003842B4">
              <w:rPr>
                <w:noProof/>
                <w:webHidden/>
              </w:rPr>
              <w:t>24</w:t>
            </w:r>
            <w:r w:rsidR="002E6ADB">
              <w:rPr>
                <w:noProof/>
                <w:webHidden/>
              </w:rPr>
              <w:fldChar w:fldCharType="end"/>
            </w:r>
          </w:hyperlink>
        </w:p>
        <w:p w14:paraId="4C5B7677"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39" w:history="1">
            <w:r w:rsidR="002E6ADB" w:rsidRPr="00012E67">
              <w:rPr>
                <w:rStyle w:val="Hipercze"/>
                <w:noProof/>
              </w:rPr>
              <w:t>3.1.3</w:t>
            </w:r>
            <w:r w:rsidR="002E6ADB">
              <w:rPr>
                <w:rFonts w:asciiTheme="minorHAnsi" w:eastAsiaTheme="minorEastAsia" w:hAnsiTheme="minorHAnsi" w:cstheme="minorBidi"/>
                <w:noProof/>
                <w:sz w:val="22"/>
                <w:szCs w:val="22"/>
                <w:lang w:eastAsia="pl-PL"/>
              </w:rPr>
              <w:tab/>
            </w:r>
            <w:r w:rsidR="002E6ADB" w:rsidRPr="00012E67">
              <w:rPr>
                <w:rStyle w:val="Hipercze"/>
                <w:noProof/>
              </w:rPr>
              <w:t>POWIĄZANIE Z KARTAMI GRAFICZNYMI</w:t>
            </w:r>
            <w:r w:rsidR="002E6ADB">
              <w:rPr>
                <w:noProof/>
                <w:webHidden/>
              </w:rPr>
              <w:tab/>
            </w:r>
            <w:r w:rsidR="002E6ADB">
              <w:rPr>
                <w:noProof/>
                <w:webHidden/>
              </w:rPr>
              <w:fldChar w:fldCharType="begin"/>
            </w:r>
            <w:r w:rsidR="002E6ADB">
              <w:rPr>
                <w:noProof/>
                <w:webHidden/>
              </w:rPr>
              <w:instrText xml:space="preserve"> PAGEREF _Toc376693439 \h </w:instrText>
            </w:r>
            <w:r w:rsidR="002E6ADB">
              <w:rPr>
                <w:noProof/>
                <w:webHidden/>
              </w:rPr>
            </w:r>
            <w:r w:rsidR="002E6ADB">
              <w:rPr>
                <w:noProof/>
                <w:webHidden/>
              </w:rPr>
              <w:fldChar w:fldCharType="separate"/>
            </w:r>
            <w:r w:rsidR="003842B4">
              <w:rPr>
                <w:noProof/>
                <w:webHidden/>
              </w:rPr>
              <w:t>24</w:t>
            </w:r>
            <w:r w:rsidR="002E6ADB">
              <w:rPr>
                <w:noProof/>
                <w:webHidden/>
              </w:rPr>
              <w:fldChar w:fldCharType="end"/>
            </w:r>
          </w:hyperlink>
        </w:p>
        <w:p w14:paraId="6BDC92E9" w14:textId="77777777" w:rsidR="002E6ADB" w:rsidRDefault="00497BCF">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40" w:history="1">
            <w:r w:rsidR="002E6ADB" w:rsidRPr="00012E67">
              <w:rPr>
                <w:rStyle w:val="Hipercze"/>
                <w:noProof/>
              </w:rPr>
              <w:t>3.2</w:t>
            </w:r>
            <w:r w:rsidR="002E6ADB">
              <w:rPr>
                <w:rFonts w:asciiTheme="minorHAnsi" w:eastAsiaTheme="minorEastAsia" w:hAnsiTheme="minorHAnsi" w:cstheme="minorBidi"/>
                <w:noProof/>
                <w:sz w:val="22"/>
                <w:szCs w:val="22"/>
                <w:lang w:eastAsia="pl-PL"/>
              </w:rPr>
              <w:tab/>
            </w:r>
            <w:r w:rsidR="002E6ADB" w:rsidRPr="00012E67">
              <w:rPr>
                <w:rStyle w:val="Hipercze"/>
                <w:noProof/>
              </w:rPr>
              <w:t>RÓWNOLEGŁA METODA GAUSSA</w:t>
            </w:r>
            <w:r w:rsidR="002E6ADB">
              <w:rPr>
                <w:noProof/>
                <w:webHidden/>
              </w:rPr>
              <w:tab/>
            </w:r>
            <w:r w:rsidR="002E6ADB">
              <w:rPr>
                <w:noProof/>
                <w:webHidden/>
              </w:rPr>
              <w:fldChar w:fldCharType="begin"/>
            </w:r>
            <w:r w:rsidR="002E6ADB">
              <w:rPr>
                <w:noProof/>
                <w:webHidden/>
              </w:rPr>
              <w:instrText xml:space="preserve"> PAGEREF _Toc376693440 \h </w:instrText>
            </w:r>
            <w:r w:rsidR="002E6ADB">
              <w:rPr>
                <w:noProof/>
                <w:webHidden/>
              </w:rPr>
            </w:r>
            <w:r w:rsidR="002E6ADB">
              <w:rPr>
                <w:noProof/>
                <w:webHidden/>
              </w:rPr>
              <w:fldChar w:fldCharType="separate"/>
            </w:r>
            <w:r w:rsidR="003842B4">
              <w:rPr>
                <w:noProof/>
                <w:webHidden/>
              </w:rPr>
              <w:t>25</w:t>
            </w:r>
            <w:r w:rsidR="002E6ADB">
              <w:rPr>
                <w:noProof/>
                <w:webHidden/>
              </w:rPr>
              <w:fldChar w:fldCharType="end"/>
            </w:r>
          </w:hyperlink>
        </w:p>
        <w:p w14:paraId="07FCF321"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41" w:history="1">
            <w:r w:rsidR="002E6ADB" w:rsidRPr="00012E67">
              <w:rPr>
                <w:rStyle w:val="Hipercze"/>
                <w:noProof/>
              </w:rPr>
              <w:t>3.2.1</w:t>
            </w:r>
            <w:r w:rsidR="002E6ADB">
              <w:rPr>
                <w:rFonts w:asciiTheme="minorHAnsi" w:eastAsiaTheme="minorEastAsia" w:hAnsiTheme="minorHAnsi" w:cstheme="minorBidi"/>
                <w:noProof/>
                <w:sz w:val="22"/>
                <w:szCs w:val="22"/>
                <w:lang w:eastAsia="pl-PL"/>
              </w:rPr>
              <w:tab/>
            </w:r>
            <w:r w:rsidR="002E6ADB" w:rsidRPr="00012E67">
              <w:rPr>
                <w:rStyle w:val="Hipercze"/>
                <w:noProof/>
              </w:rPr>
              <w:t>ELIMINACJA W PRZÓD</w:t>
            </w:r>
            <w:r w:rsidR="002E6ADB">
              <w:rPr>
                <w:noProof/>
                <w:webHidden/>
              </w:rPr>
              <w:tab/>
            </w:r>
            <w:r w:rsidR="002E6ADB">
              <w:rPr>
                <w:noProof/>
                <w:webHidden/>
              </w:rPr>
              <w:fldChar w:fldCharType="begin"/>
            </w:r>
            <w:r w:rsidR="002E6ADB">
              <w:rPr>
                <w:noProof/>
                <w:webHidden/>
              </w:rPr>
              <w:instrText xml:space="preserve"> PAGEREF _Toc376693441 \h </w:instrText>
            </w:r>
            <w:r w:rsidR="002E6ADB">
              <w:rPr>
                <w:noProof/>
                <w:webHidden/>
              </w:rPr>
            </w:r>
            <w:r w:rsidR="002E6ADB">
              <w:rPr>
                <w:noProof/>
                <w:webHidden/>
              </w:rPr>
              <w:fldChar w:fldCharType="separate"/>
            </w:r>
            <w:r w:rsidR="003842B4">
              <w:rPr>
                <w:noProof/>
                <w:webHidden/>
              </w:rPr>
              <w:t>25</w:t>
            </w:r>
            <w:r w:rsidR="002E6ADB">
              <w:rPr>
                <w:noProof/>
                <w:webHidden/>
              </w:rPr>
              <w:fldChar w:fldCharType="end"/>
            </w:r>
          </w:hyperlink>
        </w:p>
        <w:p w14:paraId="0E07DD7B"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42" w:history="1">
            <w:r w:rsidR="002E6ADB" w:rsidRPr="00012E67">
              <w:rPr>
                <w:rStyle w:val="Hipercze"/>
                <w:noProof/>
              </w:rPr>
              <w:t>3.2.2</w:t>
            </w:r>
            <w:r w:rsidR="002E6ADB">
              <w:rPr>
                <w:rFonts w:asciiTheme="minorHAnsi" w:eastAsiaTheme="minorEastAsia" w:hAnsiTheme="minorHAnsi" w:cstheme="minorBidi"/>
                <w:noProof/>
                <w:sz w:val="22"/>
                <w:szCs w:val="22"/>
                <w:lang w:eastAsia="pl-PL"/>
              </w:rPr>
              <w:tab/>
            </w:r>
            <w:r w:rsidR="002E6ADB" w:rsidRPr="00012E67">
              <w:rPr>
                <w:rStyle w:val="Hipercze"/>
                <w:noProof/>
              </w:rPr>
              <w:t>ZAPEWNIENIE FORMY SCHODKOWEJ MACIERZY PO WYKONANIU ELIMINACJI</w:t>
            </w:r>
            <w:r w:rsidR="002E6ADB">
              <w:rPr>
                <w:noProof/>
                <w:webHidden/>
              </w:rPr>
              <w:tab/>
            </w:r>
            <w:r w:rsidR="002E6ADB">
              <w:rPr>
                <w:noProof/>
                <w:webHidden/>
              </w:rPr>
              <w:fldChar w:fldCharType="begin"/>
            </w:r>
            <w:r w:rsidR="002E6ADB">
              <w:rPr>
                <w:noProof/>
                <w:webHidden/>
              </w:rPr>
              <w:instrText xml:space="preserve"> PAGEREF _Toc376693442 \h </w:instrText>
            </w:r>
            <w:r w:rsidR="002E6ADB">
              <w:rPr>
                <w:noProof/>
                <w:webHidden/>
              </w:rPr>
            </w:r>
            <w:r w:rsidR="002E6ADB">
              <w:rPr>
                <w:noProof/>
                <w:webHidden/>
              </w:rPr>
              <w:fldChar w:fldCharType="separate"/>
            </w:r>
            <w:r w:rsidR="003842B4">
              <w:rPr>
                <w:noProof/>
                <w:webHidden/>
              </w:rPr>
              <w:t>25</w:t>
            </w:r>
            <w:r w:rsidR="002E6ADB">
              <w:rPr>
                <w:noProof/>
                <w:webHidden/>
              </w:rPr>
              <w:fldChar w:fldCharType="end"/>
            </w:r>
          </w:hyperlink>
        </w:p>
        <w:p w14:paraId="5EC87CC4"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43" w:history="1">
            <w:r w:rsidR="002E6ADB" w:rsidRPr="00012E67">
              <w:rPr>
                <w:rStyle w:val="Hipercze"/>
                <w:noProof/>
              </w:rPr>
              <w:t>3.2.3</w:t>
            </w:r>
            <w:r w:rsidR="002E6ADB">
              <w:rPr>
                <w:rFonts w:asciiTheme="minorHAnsi" w:eastAsiaTheme="minorEastAsia" w:hAnsiTheme="minorHAnsi" w:cstheme="minorBidi"/>
                <w:noProof/>
                <w:sz w:val="22"/>
                <w:szCs w:val="22"/>
                <w:lang w:eastAsia="pl-PL"/>
              </w:rPr>
              <w:tab/>
            </w:r>
            <w:r w:rsidR="002E6ADB" w:rsidRPr="00012E67">
              <w:rPr>
                <w:rStyle w:val="Hipercze"/>
                <w:noProof/>
              </w:rPr>
              <w:t>PODSTAWIENIE WSTECZ</w:t>
            </w:r>
            <w:r w:rsidR="002E6ADB">
              <w:rPr>
                <w:noProof/>
                <w:webHidden/>
              </w:rPr>
              <w:tab/>
            </w:r>
            <w:r w:rsidR="002E6ADB">
              <w:rPr>
                <w:noProof/>
                <w:webHidden/>
              </w:rPr>
              <w:fldChar w:fldCharType="begin"/>
            </w:r>
            <w:r w:rsidR="002E6ADB">
              <w:rPr>
                <w:noProof/>
                <w:webHidden/>
              </w:rPr>
              <w:instrText xml:space="preserve"> PAGEREF _Toc376693443 \h </w:instrText>
            </w:r>
            <w:r w:rsidR="002E6ADB">
              <w:rPr>
                <w:noProof/>
                <w:webHidden/>
              </w:rPr>
            </w:r>
            <w:r w:rsidR="002E6ADB">
              <w:rPr>
                <w:noProof/>
                <w:webHidden/>
              </w:rPr>
              <w:fldChar w:fldCharType="separate"/>
            </w:r>
            <w:r w:rsidR="003842B4">
              <w:rPr>
                <w:noProof/>
                <w:webHidden/>
              </w:rPr>
              <w:t>28</w:t>
            </w:r>
            <w:r w:rsidR="002E6ADB">
              <w:rPr>
                <w:noProof/>
                <w:webHidden/>
              </w:rPr>
              <w:fldChar w:fldCharType="end"/>
            </w:r>
          </w:hyperlink>
        </w:p>
        <w:p w14:paraId="4C67572D" w14:textId="77777777" w:rsidR="002E6ADB" w:rsidRDefault="00497BCF">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44" w:history="1">
            <w:r w:rsidR="002E6ADB" w:rsidRPr="00012E67">
              <w:rPr>
                <w:rStyle w:val="Hipercze"/>
                <w:noProof/>
              </w:rPr>
              <w:t>3.3</w:t>
            </w:r>
            <w:r w:rsidR="002E6ADB">
              <w:rPr>
                <w:rFonts w:asciiTheme="minorHAnsi" w:eastAsiaTheme="minorEastAsia" w:hAnsiTheme="minorHAnsi" w:cstheme="minorBidi"/>
                <w:noProof/>
                <w:sz w:val="22"/>
                <w:szCs w:val="22"/>
                <w:lang w:eastAsia="pl-PL"/>
              </w:rPr>
              <w:tab/>
            </w:r>
            <w:r w:rsidR="002E6ADB" w:rsidRPr="00012E67">
              <w:rPr>
                <w:rStyle w:val="Hipercze"/>
                <w:noProof/>
              </w:rPr>
              <w:t>PROBLEMY RÓWNOLEGŁOŚCI MASOWEJ</w:t>
            </w:r>
            <w:r w:rsidR="002E6ADB">
              <w:rPr>
                <w:noProof/>
                <w:webHidden/>
              </w:rPr>
              <w:tab/>
            </w:r>
            <w:r w:rsidR="002E6ADB">
              <w:rPr>
                <w:noProof/>
                <w:webHidden/>
              </w:rPr>
              <w:fldChar w:fldCharType="begin"/>
            </w:r>
            <w:r w:rsidR="002E6ADB">
              <w:rPr>
                <w:noProof/>
                <w:webHidden/>
              </w:rPr>
              <w:instrText xml:space="preserve"> PAGEREF _Toc376693444 \h </w:instrText>
            </w:r>
            <w:r w:rsidR="002E6ADB">
              <w:rPr>
                <w:noProof/>
                <w:webHidden/>
              </w:rPr>
            </w:r>
            <w:r w:rsidR="002E6ADB">
              <w:rPr>
                <w:noProof/>
                <w:webHidden/>
              </w:rPr>
              <w:fldChar w:fldCharType="separate"/>
            </w:r>
            <w:r w:rsidR="003842B4">
              <w:rPr>
                <w:noProof/>
                <w:webHidden/>
              </w:rPr>
              <w:t>28</w:t>
            </w:r>
            <w:r w:rsidR="002E6ADB">
              <w:rPr>
                <w:noProof/>
                <w:webHidden/>
              </w:rPr>
              <w:fldChar w:fldCharType="end"/>
            </w:r>
          </w:hyperlink>
        </w:p>
        <w:p w14:paraId="3388295F"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45" w:history="1">
            <w:r w:rsidR="002E6ADB" w:rsidRPr="00012E67">
              <w:rPr>
                <w:rStyle w:val="Hipercze"/>
                <w:noProof/>
              </w:rPr>
              <w:t>3.3.1</w:t>
            </w:r>
            <w:r w:rsidR="002E6ADB">
              <w:rPr>
                <w:rFonts w:asciiTheme="minorHAnsi" w:eastAsiaTheme="minorEastAsia" w:hAnsiTheme="minorHAnsi" w:cstheme="minorBidi"/>
                <w:noProof/>
                <w:sz w:val="22"/>
                <w:szCs w:val="22"/>
                <w:lang w:eastAsia="pl-PL"/>
              </w:rPr>
              <w:tab/>
            </w:r>
            <w:r w:rsidR="002E6ADB" w:rsidRPr="00012E67">
              <w:rPr>
                <w:rStyle w:val="Hipercze"/>
                <w:noProof/>
              </w:rPr>
              <w:t>PODZIAŁ PROBLEMU NA ZADANIA</w:t>
            </w:r>
            <w:r w:rsidR="002E6ADB">
              <w:rPr>
                <w:noProof/>
                <w:webHidden/>
              </w:rPr>
              <w:tab/>
            </w:r>
            <w:r w:rsidR="002E6ADB">
              <w:rPr>
                <w:noProof/>
                <w:webHidden/>
              </w:rPr>
              <w:fldChar w:fldCharType="begin"/>
            </w:r>
            <w:r w:rsidR="002E6ADB">
              <w:rPr>
                <w:noProof/>
                <w:webHidden/>
              </w:rPr>
              <w:instrText xml:space="preserve"> PAGEREF _Toc376693445 \h </w:instrText>
            </w:r>
            <w:r w:rsidR="002E6ADB">
              <w:rPr>
                <w:noProof/>
                <w:webHidden/>
              </w:rPr>
            </w:r>
            <w:r w:rsidR="002E6ADB">
              <w:rPr>
                <w:noProof/>
                <w:webHidden/>
              </w:rPr>
              <w:fldChar w:fldCharType="separate"/>
            </w:r>
            <w:r w:rsidR="003842B4">
              <w:rPr>
                <w:noProof/>
                <w:webHidden/>
              </w:rPr>
              <w:t>29</w:t>
            </w:r>
            <w:r w:rsidR="002E6ADB">
              <w:rPr>
                <w:noProof/>
                <w:webHidden/>
              </w:rPr>
              <w:fldChar w:fldCharType="end"/>
            </w:r>
          </w:hyperlink>
        </w:p>
        <w:p w14:paraId="09A7FB0E"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46" w:history="1">
            <w:r w:rsidR="002E6ADB" w:rsidRPr="00012E67">
              <w:rPr>
                <w:rStyle w:val="Hipercze"/>
                <w:noProof/>
              </w:rPr>
              <w:t>3.3.2</w:t>
            </w:r>
            <w:r w:rsidR="002E6ADB">
              <w:rPr>
                <w:rFonts w:asciiTheme="minorHAnsi" w:eastAsiaTheme="minorEastAsia" w:hAnsiTheme="minorHAnsi" w:cstheme="minorBidi"/>
                <w:noProof/>
                <w:sz w:val="22"/>
                <w:szCs w:val="22"/>
                <w:lang w:eastAsia="pl-PL"/>
              </w:rPr>
              <w:tab/>
            </w:r>
            <w:r w:rsidR="002E6ADB" w:rsidRPr="00012E67">
              <w:rPr>
                <w:rStyle w:val="Hipercze"/>
                <w:noProof/>
              </w:rPr>
              <w:t>CYKL ROZWIĄZANIA</w:t>
            </w:r>
            <w:r w:rsidR="002E6ADB">
              <w:rPr>
                <w:noProof/>
                <w:webHidden/>
              </w:rPr>
              <w:tab/>
            </w:r>
            <w:r w:rsidR="002E6ADB">
              <w:rPr>
                <w:noProof/>
                <w:webHidden/>
              </w:rPr>
              <w:fldChar w:fldCharType="begin"/>
            </w:r>
            <w:r w:rsidR="002E6ADB">
              <w:rPr>
                <w:noProof/>
                <w:webHidden/>
              </w:rPr>
              <w:instrText xml:space="preserve"> PAGEREF _Toc376693446 \h </w:instrText>
            </w:r>
            <w:r w:rsidR="002E6ADB">
              <w:rPr>
                <w:noProof/>
                <w:webHidden/>
              </w:rPr>
            </w:r>
            <w:r w:rsidR="002E6ADB">
              <w:rPr>
                <w:noProof/>
                <w:webHidden/>
              </w:rPr>
              <w:fldChar w:fldCharType="separate"/>
            </w:r>
            <w:r w:rsidR="003842B4">
              <w:rPr>
                <w:noProof/>
                <w:webHidden/>
              </w:rPr>
              <w:t>29</w:t>
            </w:r>
            <w:r w:rsidR="002E6ADB">
              <w:rPr>
                <w:noProof/>
                <w:webHidden/>
              </w:rPr>
              <w:fldChar w:fldCharType="end"/>
            </w:r>
          </w:hyperlink>
        </w:p>
        <w:p w14:paraId="0C56FDE3" w14:textId="77777777" w:rsidR="002E6ADB" w:rsidRDefault="00497BCF">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47" w:history="1">
            <w:r w:rsidR="002E6ADB" w:rsidRPr="00012E67">
              <w:rPr>
                <w:rStyle w:val="Hipercze"/>
                <w:noProof/>
              </w:rPr>
              <w:t>3.4</w:t>
            </w:r>
            <w:r w:rsidR="002E6ADB">
              <w:rPr>
                <w:rFonts w:asciiTheme="minorHAnsi" w:eastAsiaTheme="minorEastAsia" w:hAnsiTheme="minorHAnsi" w:cstheme="minorBidi"/>
                <w:noProof/>
                <w:sz w:val="22"/>
                <w:szCs w:val="22"/>
                <w:lang w:eastAsia="pl-PL"/>
              </w:rPr>
              <w:tab/>
            </w:r>
            <w:r w:rsidR="002E6ADB" w:rsidRPr="00012E67">
              <w:rPr>
                <w:rStyle w:val="Hipercze"/>
                <w:noProof/>
              </w:rPr>
              <w:t>WYKORZYSTANIE PAMIĘCI</w:t>
            </w:r>
            <w:r w:rsidR="002E6ADB">
              <w:rPr>
                <w:noProof/>
                <w:webHidden/>
              </w:rPr>
              <w:tab/>
            </w:r>
            <w:r w:rsidR="002E6ADB">
              <w:rPr>
                <w:noProof/>
                <w:webHidden/>
              </w:rPr>
              <w:fldChar w:fldCharType="begin"/>
            </w:r>
            <w:r w:rsidR="002E6ADB">
              <w:rPr>
                <w:noProof/>
                <w:webHidden/>
              </w:rPr>
              <w:instrText xml:space="preserve"> PAGEREF _Toc376693447 \h </w:instrText>
            </w:r>
            <w:r w:rsidR="002E6ADB">
              <w:rPr>
                <w:noProof/>
                <w:webHidden/>
              </w:rPr>
            </w:r>
            <w:r w:rsidR="002E6ADB">
              <w:rPr>
                <w:noProof/>
                <w:webHidden/>
              </w:rPr>
              <w:fldChar w:fldCharType="separate"/>
            </w:r>
            <w:r w:rsidR="003842B4">
              <w:rPr>
                <w:noProof/>
                <w:webHidden/>
              </w:rPr>
              <w:t>32</w:t>
            </w:r>
            <w:r w:rsidR="002E6ADB">
              <w:rPr>
                <w:noProof/>
                <w:webHidden/>
              </w:rPr>
              <w:fldChar w:fldCharType="end"/>
            </w:r>
          </w:hyperlink>
        </w:p>
        <w:p w14:paraId="0056B0FB"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48" w:history="1">
            <w:r w:rsidR="002E6ADB" w:rsidRPr="00012E67">
              <w:rPr>
                <w:rStyle w:val="Hipercze"/>
                <w:noProof/>
              </w:rPr>
              <w:t>3.4.1</w:t>
            </w:r>
            <w:r w:rsidR="002E6ADB">
              <w:rPr>
                <w:rFonts w:asciiTheme="minorHAnsi" w:eastAsiaTheme="minorEastAsia" w:hAnsiTheme="minorHAnsi" w:cstheme="minorBidi"/>
                <w:noProof/>
                <w:sz w:val="22"/>
                <w:szCs w:val="22"/>
                <w:lang w:eastAsia="pl-PL"/>
              </w:rPr>
              <w:tab/>
            </w:r>
            <w:r w:rsidR="002E6ADB" w:rsidRPr="00012E67">
              <w:rPr>
                <w:rStyle w:val="Hipercze"/>
                <w:noProof/>
              </w:rPr>
              <w:t>WYBÓR WYCINKA MACIERZY DLA CZĘŚCI</w:t>
            </w:r>
            <w:r w:rsidR="002E6ADB">
              <w:rPr>
                <w:noProof/>
                <w:webHidden/>
              </w:rPr>
              <w:tab/>
            </w:r>
            <w:r w:rsidR="002E6ADB">
              <w:rPr>
                <w:noProof/>
                <w:webHidden/>
              </w:rPr>
              <w:fldChar w:fldCharType="begin"/>
            </w:r>
            <w:r w:rsidR="002E6ADB">
              <w:rPr>
                <w:noProof/>
                <w:webHidden/>
              </w:rPr>
              <w:instrText xml:space="preserve"> PAGEREF _Toc376693448 \h </w:instrText>
            </w:r>
            <w:r w:rsidR="002E6ADB">
              <w:rPr>
                <w:noProof/>
                <w:webHidden/>
              </w:rPr>
            </w:r>
            <w:r w:rsidR="002E6ADB">
              <w:rPr>
                <w:noProof/>
                <w:webHidden/>
              </w:rPr>
              <w:fldChar w:fldCharType="separate"/>
            </w:r>
            <w:r w:rsidR="003842B4">
              <w:rPr>
                <w:noProof/>
                <w:webHidden/>
              </w:rPr>
              <w:t>32</w:t>
            </w:r>
            <w:r w:rsidR="002E6ADB">
              <w:rPr>
                <w:noProof/>
                <w:webHidden/>
              </w:rPr>
              <w:fldChar w:fldCharType="end"/>
            </w:r>
          </w:hyperlink>
        </w:p>
        <w:p w14:paraId="18D0338D"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"_Toc376693449" </w:instrText>
          </w:r>
          <w:r>
            <w:fldChar w:fldCharType="separate"/>
          </w:r>
          <w:r w:rsidR="002E6ADB" w:rsidRPr="00012E67">
            <w:rPr>
              <w:rStyle w:val="Hipercze"/>
              <w:noProof/>
            </w:rPr>
            <w:t>3.4.2</w:t>
          </w:r>
          <w:r w:rsidR="002E6ADB">
            <w:rPr>
              <w:rFonts w:asciiTheme="minorHAnsi" w:eastAsiaTheme="minorEastAsia" w:hAnsiTheme="minorHAnsi" w:cstheme="minorBidi"/>
              <w:noProof/>
              <w:sz w:val="22"/>
              <w:szCs w:val="22"/>
              <w:lang w:eastAsia="pl-PL"/>
            </w:rPr>
            <w:tab/>
          </w:r>
          <w:r w:rsidR="002E6ADB" w:rsidRPr="00012E67">
            <w:rPr>
              <w:rStyle w:val="Hipercze"/>
              <w:noProof/>
            </w:rPr>
            <w:t>PAMIĘĆ LOKALNA</w:t>
          </w:r>
          <w:r w:rsidR="002E6ADB">
            <w:rPr>
              <w:noProof/>
              <w:webHidden/>
            </w:rPr>
            <w:tab/>
          </w:r>
          <w:r w:rsidR="002E6ADB">
            <w:rPr>
              <w:noProof/>
              <w:webHidden/>
            </w:rPr>
            <w:fldChar w:fldCharType="begin"/>
          </w:r>
          <w:r w:rsidR="002E6ADB">
            <w:rPr>
              <w:noProof/>
              <w:webHidden/>
            </w:rPr>
            <w:instrText xml:space="preserve"> PAGEREF _Toc376693449 \h </w:instrText>
          </w:r>
          <w:r w:rsidR="002E6ADB">
            <w:rPr>
              <w:noProof/>
              <w:webHidden/>
            </w:rPr>
          </w:r>
          <w:r w:rsidR="002E6ADB">
            <w:rPr>
              <w:noProof/>
              <w:webHidden/>
            </w:rPr>
            <w:fldChar w:fldCharType="separate"/>
          </w:r>
          <w:ins w:id="1" w:author="Pawel Wal" w:date="2014-01-13T09:09:00Z">
            <w:r w:rsidR="003842B4">
              <w:rPr>
                <w:noProof/>
                <w:webHidden/>
              </w:rPr>
              <w:t>35</w:t>
            </w:r>
          </w:ins>
          <w:del w:id="2" w:author="Pawel Wal" w:date="2014-01-13T09:09:00Z">
            <w:r w:rsidR="007E4C72" w:rsidDel="003842B4">
              <w:rPr>
                <w:noProof/>
                <w:webHidden/>
              </w:rPr>
              <w:delText>34</w:delText>
            </w:r>
          </w:del>
          <w:r w:rsidR="002E6ADB">
            <w:rPr>
              <w:noProof/>
              <w:webHidden/>
            </w:rPr>
            <w:fldChar w:fldCharType="end"/>
          </w:r>
          <w:r>
            <w:rPr>
              <w:noProof/>
            </w:rPr>
            <w:fldChar w:fldCharType="end"/>
          </w:r>
        </w:p>
        <w:p w14:paraId="06565BB4"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"_Toc376693450" </w:instrText>
          </w:r>
          <w:r>
            <w:fldChar w:fldCharType="separate"/>
          </w:r>
          <w:r w:rsidR="002E6ADB" w:rsidRPr="00012E67">
            <w:rPr>
              <w:rStyle w:val="Hipercze"/>
              <w:noProof/>
            </w:rPr>
            <w:t>3.4.3</w:t>
          </w:r>
          <w:r w:rsidR="002E6ADB">
            <w:rPr>
              <w:rFonts w:asciiTheme="minorHAnsi" w:eastAsiaTheme="minorEastAsia" w:hAnsiTheme="minorHAnsi" w:cstheme="minorBidi"/>
              <w:noProof/>
              <w:sz w:val="22"/>
              <w:szCs w:val="22"/>
              <w:lang w:eastAsia="pl-PL"/>
            </w:rPr>
            <w:tab/>
          </w:r>
          <w:r w:rsidR="002E6ADB" w:rsidRPr="00012E67">
            <w:rPr>
              <w:rStyle w:val="Hipercze"/>
              <w:noProof/>
            </w:rPr>
            <w:t>PRZECHOWANIE MACIERZY PO STRONIE GOSPODARZA</w:t>
          </w:r>
          <w:r w:rsidR="002E6ADB">
            <w:rPr>
              <w:noProof/>
              <w:webHidden/>
            </w:rPr>
            <w:tab/>
          </w:r>
          <w:r w:rsidR="002E6ADB">
            <w:rPr>
              <w:noProof/>
              <w:webHidden/>
            </w:rPr>
            <w:fldChar w:fldCharType="begin"/>
          </w:r>
          <w:r w:rsidR="002E6ADB">
            <w:rPr>
              <w:noProof/>
              <w:webHidden/>
            </w:rPr>
            <w:instrText xml:space="preserve"> PAGEREF _Toc376693450 \h </w:instrText>
          </w:r>
          <w:r w:rsidR="002E6ADB">
            <w:rPr>
              <w:noProof/>
              <w:webHidden/>
            </w:rPr>
          </w:r>
          <w:r w:rsidR="002E6ADB">
            <w:rPr>
              <w:noProof/>
              <w:webHidden/>
            </w:rPr>
            <w:fldChar w:fldCharType="separate"/>
          </w:r>
          <w:ins w:id="3" w:author="Pawel Wal" w:date="2014-01-13T09:09:00Z">
            <w:r w:rsidR="003842B4">
              <w:rPr>
                <w:noProof/>
                <w:webHidden/>
              </w:rPr>
              <w:t>36</w:t>
            </w:r>
          </w:ins>
          <w:del w:id="4" w:author="Pawel Wal" w:date="2014-01-13T09:09:00Z">
            <w:r w:rsidR="007E4C72" w:rsidDel="003842B4">
              <w:rPr>
                <w:noProof/>
                <w:webHidden/>
              </w:rPr>
              <w:delText>35</w:delText>
            </w:r>
          </w:del>
          <w:r w:rsidR="002E6ADB">
            <w:rPr>
              <w:noProof/>
              <w:webHidden/>
            </w:rPr>
            <w:fldChar w:fldCharType="end"/>
          </w:r>
          <w:r>
            <w:rPr>
              <w:noProof/>
            </w:rPr>
            <w:fldChar w:fldCharType="end"/>
          </w:r>
        </w:p>
        <w:p w14:paraId="3A08C211"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51" w:history="1">
            <w:r w:rsidR="002E6ADB" w:rsidRPr="00012E67">
              <w:rPr>
                <w:rStyle w:val="Hipercze"/>
                <w:noProof/>
              </w:rPr>
              <w:t>3.4.4</w:t>
            </w:r>
            <w:r w:rsidR="002E6ADB">
              <w:rPr>
                <w:rFonts w:asciiTheme="minorHAnsi" w:eastAsiaTheme="minorEastAsia" w:hAnsiTheme="minorHAnsi" w:cstheme="minorBidi"/>
                <w:noProof/>
                <w:sz w:val="22"/>
                <w:szCs w:val="22"/>
                <w:lang w:eastAsia="pl-PL"/>
              </w:rPr>
              <w:tab/>
            </w:r>
            <w:r w:rsidR="002E6ADB" w:rsidRPr="00012E67">
              <w:rPr>
                <w:rStyle w:val="Hipercze"/>
                <w:noProof/>
              </w:rPr>
              <w:t>PRZECHOWANIE KOLEKCJI MAP PO STRONIE GOSPODARZA</w:t>
            </w:r>
            <w:r w:rsidR="002E6ADB">
              <w:rPr>
                <w:noProof/>
                <w:webHidden/>
              </w:rPr>
              <w:tab/>
            </w:r>
            <w:r w:rsidR="002E6ADB">
              <w:rPr>
                <w:noProof/>
                <w:webHidden/>
              </w:rPr>
              <w:fldChar w:fldCharType="begin"/>
            </w:r>
            <w:r w:rsidR="002E6ADB">
              <w:rPr>
                <w:noProof/>
                <w:webHidden/>
              </w:rPr>
              <w:instrText xml:space="preserve"> PAGEREF _Toc376693451 \h </w:instrText>
            </w:r>
            <w:r w:rsidR="002E6ADB">
              <w:rPr>
                <w:noProof/>
                <w:webHidden/>
              </w:rPr>
            </w:r>
            <w:r w:rsidR="002E6ADB">
              <w:rPr>
                <w:noProof/>
                <w:webHidden/>
              </w:rPr>
              <w:fldChar w:fldCharType="separate"/>
            </w:r>
            <w:r w:rsidR="003842B4">
              <w:rPr>
                <w:noProof/>
                <w:webHidden/>
              </w:rPr>
              <w:t>36</w:t>
            </w:r>
            <w:r w:rsidR="002E6ADB">
              <w:rPr>
                <w:noProof/>
                <w:webHidden/>
              </w:rPr>
              <w:fldChar w:fldCharType="end"/>
            </w:r>
          </w:hyperlink>
        </w:p>
        <w:p w14:paraId="7D09E29D" w14:textId="77777777" w:rsidR="002E6ADB" w:rsidRDefault="00497BCF">
          <w:pPr>
            <w:pStyle w:val="Spistreci2"/>
            <w:tabs>
              <w:tab w:val="left" w:pos="132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"_Toc376693452" </w:instrText>
          </w:r>
          <w:r>
            <w:fldChar w:fldCharType="separate"/>
          </w:r>
          <w:r w:rsidR="002E6ADB" w:rsidRPr="00012E67">
            <w:rPr>
              <w:rStyle w:val="Hipercze"/>
              <w:noProof/>
            </w:rPr>
            <w:t>3.5</w:t>
          </w:r>
          <w:r w:rsidR="002E6ADB">
            <w:rPr>
              <w:rFonts w:asciiTheme="minorHAnsi" w:eastAsiaTheme="minorEastAsia" w:hAnsiTheme="minorHAnsi" w:cstheme="minorBidi"/>
              <w:noProof/>
              <w:sz w:val="22"/>
              <w:szCs w:val="22"/>
              <w:lang w:eastAsia="pl-PL"/>
            </w:rPr>
            <w:tab/>
          </w:r>
          <w:r w:rsidR="002E6ADB" w:rsidRPr="00012E67">
            <w:rPr>
              <w:rStyle w:val="Hipercze"/>
              <w:noProof/>
            </w:rPr>
            <w:t>PRZYKŁAD DZIAŁANIA PROPONOWANEGO ALGORYTMU</w:t>
          </w:r>
          <w:r w:rsidR="002E6ADB">
            <w:rPr>
              <w:noProof/>
              <w:webHidden/>
            </w:rPr>
            <w:tab/>
          </w:r>
          <w:r w:rsidR="002E6ADB">
            <w:rPr>
              <w:noProof/>
              <w:webHidden/>
            </w:rPr>
            <w:fldChar w:fldCharType="begin"/>
          </w:r>
          <w:r w:rsidR="002E6ADB">
            <w:rPr>
              <w:noProof/>
              <w:webHidden/>
            </w:rPr>
            <w:instrText xml:space="preserve"> PAGEREF _Toc376693452 \h </w:instrText>
          </w:r>
          <w:r w:rsidR="002E6ADB">
            <w:rPr>
              <w:noProof/>
              <w:webHidden/>
            </w:rPr>
          </w:r>
          <w:r w:rsidR="002E6ADB">
            <w:rPr>
              <w:noProof/>
              <w:webHidden/>
            </w:rPr>
            <w:fldChar w:fldCharType="separate"/>
          </w:r>
          <w:ins w:id="5" w:author="Pawel Wal" w:date="2014-01-13T09:09:00Z">
            <w:r w:rsidR="003842B4">
              <w:rPr>
                <w:noProof/>
                <w:webHidden/>
              </w:rPr>
              <w:t>37</w:t>
            </w:r>
          </w:ins>
          <w:del w:id="6" w:author="Pawel Wal" w:date="2014-01-13T09:09:00Z">
            <w:r w:rsidR="007E4C72" w:rsidDel="003842B4">
              <w:rPr>
                <w:noProof/>
                <w:webHidden/>
              </w:rPr>
              <w:delText>36</w:delText>
            </w:r>
          </w:del>
          <w:r w:rsidR="002E6ADB">
            <w:rPr>
              <w:noProof/>
              <w:webHidden/>
            </w:rPr>
            <w:fldChar w:fldCharType="end"/>
          </w:r>
          <w:r>
            <w:rPr>
              <w:noProof/>
            </w:rPr>
            <w:fldChar w:fldCharType="end"/>
          </w:r>
        </w:p>
        <w:p w14:paraId="7F47AEA5" w14:textId="77777777" w:rsidR="002E6ADB" w:rsidRDefault="00497BCF">
          <w:pPr>
            <w:pStyle w:val="Spistreci1"/>
            <w:tabs>
              <w:tab w:val="left" w:pos="88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"_Toc376693453" </w:instrText>
          </w:r>
          <w:r>
            <w:fldChar w:fldCharType="separate"/>
          </w:r>
          <w:r w:rsidR="002E6ADB" w:rsidRPr="00012E67">
            <w:rPr>
              <w:rStyle w:val="Hipercze"/>
              <w:noProof/>
            </w:rPr>
            <w:t>4</w:t>
          </w:r>
          <w:r w:rsidR="002E6ADB">
            <w:rPr>
              <w:rFonts w:asciiTheme="minorHAnsi" w:eastAsiaTheme="minorEastAsia" w:hAnsiTheme="minorHAnsi" w:cstheme="minorBidi"/>
              <w:noProof/>
              <w:sz w:val="22"/>
              <w:szCs w:val="22"/>
              <w:lang w:eastAsia="pl-PL"/>
            </w:rPr>
            <w:tab/>
          </w:r>
          <w:r w:rsidR="002E6ADB" w:rsidRPr="00012E67">
            <w:rPr>
              <w:rStyle w:val="Hipercze"/>
              <w:noProof/>
            </w:rPr>
            <w:t>BADANIA WYDAJNOŚCI</w:t>
          </w:r>
          <w:r w:rsidR="002E6ADB">
            <w:rPr>
              <w:noProof/>
              <w:webHidden/>
            </w:rPr>
            <w:tab/>
          </w:r>
          <w:r w:rsidR="002E6ADB">
            <w:rPr>
              <w:noProof/>
              <w:webHidden/>
            </w:rPr>
            <w:fldChar w:fldCharType="begin"/>
          </w:r>
          <w:r w:rsidR="002E6ADB">
            <w:rPr>
              <w:noProof/>
              <w:webHidden/>
            </w:rPr>
            <w:instrText xml:space="preserve"> PAGEREF _Toc376693453 \h </w:instrText>
          </w:r>
          <w:r w:rsidR="002E6ADB">
            <w:rPr>
              <w:noProof/>
              <w:webHidden/>
            </w:rPr>
          </w:r>
          <w:r w:rsidR="002E6ADB">
            <w:rPr>
              <w:noProof/>
              <w:webHidden/>
            </w:rPr>
            <w:fldChar w:fldCharType="separate"/>
          </w:r>
          <w:ins w:id="7" w:author="Pawel Wal" w:date="2014-01-13T09:09:00Z">
            <w:r w:rsidR="003842B4">
              <w:rPr>
                <w:noProof/>
                <w:webHidden/>
              </w:rPr>
              <w:t>44</w:t>
            </w:r>
          </w:ins>
          <w:del w:id="8" w:author="Pawel Wal" w:date="2014-01-13T09:09:00Z">
            <w:r w:rsidR="007E4C72" w:rsidDel="003842B4">
              <w:rPr>
                <w:noProof/>
                <w:webHidden/>
              </w:rPr>
              <w:delText>42</w:delText>
            </w:r>
          </w:del>
          <w:r w:rsidR="002E6ADB">
            <w:rPr>
              <w:noProof/>
              <w:webHidden/>
            </w:rPr>
            <w:fldChar w:fldCharType="end"/>
          </w:r>
          <w:r>
            <w:rPr>
              <w:noProof/>
            </w:rPr>
            <w:fldChar w:fldCharType="end"/>
          </w:r>
        </w:p>
        <w:p w14:paraId="7C03FBD4" w14:textId="77777777" w:rsidR="002E6ADB" w:rsidRDefault="00497BCF">
          <w:pPr>
            <w:pStyle w:val="Spistreci2"/>
            <w:tabs>
              <w:tab w:val="left" w:pos="132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"_Toc376693454" </w:instrText>
          </w:r>
          <w:r>
            <w:fldChar w:fldCharType="separate"/>
          </w:r>
          <w:r w:rsidR="002E6ADB" w:rsidRPr="00012E67">
            <w:rPr>
              <w:rStyle w:val="Hipercze"/>
              <w:noProof/>
            </w:rPr>
            <w:t>4.1</w:t>
          </w:r>
          <w:r w:rsidR="002E6ADB">
            <w:rPr>
              <w:rFonts w:asciiTheme="minorHAnsi" w:eastAsiaTheme="minorEastAsia" w:hAnsiTheme="minorHAnsi" w:cstheme="minorBidi"/>
              <w:noProof/>
              <w:sz w:val="22"/>
              <w:szCs w:val="22"/>
              <w:lang w:eastAsia="pl-PL"/>
            </w:rPr>
            <w:tab/>
          </w:r>
          <w:r w:rsidR="002E6ADB" w:rsidRPr="00012E67">
            <w:rPr>
              <w:rStyle w:val="Hipercze"/>
              <w:noProof/>
            </w:rPr>
            <w:t>METODOLOGIA BADAŃ</w:t>
          </w:r>
          <w:r w:rsidR="002E6ADB">
            <w:rPr>
              <w:noProof/>
              <w:webHidden/>
            </w:rPr>
            <w:tab/>
          </w:r>
          <w:r w:rsidR="002E6ADB">
            <w:rPr>
              <w:noProof/>
              <w:webHidden/>
            </w:rPr>
            <w:fldChar w:fldCharType="begin"/>
          </w:r>
          <w:r w:rsidR="002E6ADB">
            <w:rPr>
              <w:noProof/>
              <w:webHidden/>
            </w:rPr>
            <w:instrText xml:space="preserve"> PAGEREF _Toc376693454 \h </w:instrText>
          </w:r>
          <w:r w:rsidR="002E6ADB">
            <w:rPr>
              <w:noProof/>
              <w:webHidden/>
            </w:rPr>
          </w:r>
          <w:r w:rsidR="002E6ADB">
            <w:rPr>
              <w:noProof/>
              <w:webHidden/>
            </w:rPr>
            <w:fldChar w:fldCharType="separate"/>
          </w:r>
          <w:ins w:id="9" w:author="Pawel Wal" w:date="2014-01-13T09:09:00Z">
            <w:r w:rsidR="003842B4">
              <w:rPr>
                <w:noProof/>
                <w:webHidden/>
              </w:rPr>
              <w:t>44</w:t>
            </w:r>
          </w:ins>
          <w:del w:id="10" w:author="Pawel Wal" w:date="2014-01-13T09:09:00Z">
            <w:r w:rsidR="007E4C72" w:rsidDel="003842B4">
              <w:rPr>
                <w:noProof/>
                <w:webHidden/>
              </w:rPr>
              <w:delText>42</w:delText>
            </w:r>
          </w:del>
          <w:r w:rsidR="002E6ADB">
            <w:rPr>
              <w:noProof/>
              <w:webHidden/>
            </w:rPr>
            <w:fldChar w:fldCharType="end"/>
          </w:r>
          <w:r>
            <w:rPr>
              <w:noProof/>
            </w:rPr>
            <w:fldChar w:fldCharType="end"/>
          </w:r>
        </w:p>
        <w:p w14:paraId="3FE0F904" w14:textId="77777777" w:rsidR="002E6ADB" w:rsidRDefault="00497BCF">
          <w:pPr>
            <w:pStyle w:val="Spistreci2"/>
            <w:tabs>
              <w:tab w:val="left" w:pos="132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"_Toc376693455" </w:instrText>
          </w:r>
          <w:r>
            <w:fldChar w:fldCharType="separate"/>
          </w:r>
          <w:r w:rsidR="002E6ADB" w:rsidRPr="00012E67">
            <w:rPr>
              <w:rStyle w:val="Hipercze"/>
              <w:noProof/>
            </w:rPr>
            <w:t>4.2</w:t>
          </w:r>
          <w:r w:rsidR="002E6ADB">
            <w:rPr>
              <w:rFonts w:asciiTheme="minorHAnsi" w:eastAsiaTheme="minorEastAsia" w:hAnsiTheme="minorHAnsi" w:cstheme="minorBidi"/>
              <w:noProof/>
              <w:sz w:val="22"/>
              <w:szCs w:val="22"/>
              <w:lang w:eastAsia="pl-PL"/>
            </w:rPr>
            <w:tab/>
          </w:r>
          <w:r w:rsidR="002E6ADB" w:rsidRPr="00012E67">
            <w:rPr>
              <w:rStyle w:val="Hipercze"/>
              <w:noProof/>
            </w:rPr>
            <w:t>WYZNACZENIE OPTYMALNEJ LOKALNEJ ILOŚCI WĄTKÓW</w:t>
          </w:r>
          <w:r w:rsidR="002E6ADB">
            <w:rPr>
              <w:noProof/>
              <w:webHidden/>
            </w:rPr>
            <w:tab/>
          </w:r>
          <w:r w:rsidR="002E6ADB">
            <w:rPr>
              <w:noProof/>
              <w:webHidden/>
            </w:rPr>
            <w:fldChar w:fldCharType="begin"/>
          </w:r>
          <w:r w:rsidR="002E6ADB">
            <w:rPr>
              <w:noProof/>
              <w:webHidden/>
            </w:rPr>
            <w:instrText xml:space="preserve"> PAGEREF _Toc376693455 \h </w:instrText>
          </w:r>
          <w:r w:rsidR="002E6ADB">
            <w:rPr>
              <w:noProof/>
              <w:webHidden/>
            </w:rPr>
          </w:r>
          <w:r w:rsidR="002E6ADB">
            <w:rPr>
              <w:noProof/>
              <w:webHidden/>
            </w:rPr>
            <w:fldChar w:fldCharType="separate"/>
          </w:r>
          <w:ins w:id="11" w:author="Pawel Wal" w:date="2014-01-13T09:09:00Z">
            <w:r w:rsidR="003842B4">
              <w:rPr>
                <w:noProof/>
                <w:webHidden/>
              </w:rPr>
              <w:t>45</w:t>
            </w:r>
          </w:ins>
          <w:del w:id="12" w:author="Pawel Wal" w:date="2014-01-13T09:09:00Z">
            <w:r w:rsidR="007E4C72" w:rsidDel="003842B4">
              <w:rPr>
                <w:noProof/>
                <w:webHidden/>
              </w:rPr>
              <w:delText>43</w:delText>
            </w:r>
          </w:del>
          <w:r w:rsidR="002E6ADB">
            <w:rPr>
              <w:noProof/>
              <w:webHidden/>
            </w:rPr>
            <w:fldChar w:fldCharType="end"/>
          </w:r>
          <w:r>
            <w:rPr>
              <w:noProof/>
            </w:rPr>
            <w:fldChar w:fldCharType="end"/>
          </w:r>
        </w:p>
        <w:p w14:paraId="34BDD1D1"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"_Toc376693456" </w:instrText>
          </w:r>
          <w:r>
            <w:fldChar w:fldCharType="separate"/>
          </w:r>
          <w:r w:rsidR="002E6ADB" w:rsidRPr="00012E67">
            <w:rPr>
              <w:rStyle w:val="Hipercze"/>
              <w:noProof/>
            </w:rPr>
            <w:t>4.2.1</w:t>
          </w:r>
          <w:r w:rsidR="002E6ADB">
            <w:rPr>
              <w:rFonts w:asciiTheme="minorHAnsi" w:eastAsiaTheme="minorEastAsia" w:hAnsiTheme="minorHAnsi" w:cstheme="minorBidi"/>
              <w:noProof/>
              <w:sz w:val="22"/>
              <w:szCs w:val="22"/>
              <w:lang w:eastAsia="pl-PL"/>
            </w:rPr>
            <w:tab/>
          </w:r>
          <w:r w:rsidR="002E6ADB" w:rsidRPr="00012E67">
            <w:rPr>
              <w:rStyle w:val="Hipercze"/>
              <w:noProof/>
            </w:rPr>
            <w:t>NVIDIA TESLA M2090</w:t>
          </w:r>
          <w:r w:rsidR="002E6ADB">
            <w:rPr>
              <w:noProof/>
              <w:webHidden/>
            </w:rPr>
            <w:tab/>
          </w:r>
          <w:r w:rsidR="002E6ADB">
            <w:rPr>
              <w:noProof/>
              <w:webHidden/>
            </w:rPr>
            <w:fldChar w:fldCharType="begin"/>
          </w:r>
          <w:r w:rsidR="002E6ADB">
            <w:rPr>
              <w:noProof/>
              <w:webHidden/>
            </w:rPr>
            <w:instrText xml:space="preserve"> PAGEREF _Toc376693456 \h </w:instrText>
          </w:r>
          <w:r w:rsidR="002E6ADB">
            <w:rPr>
              <w:noProof/>
              <w:webHidden/>
            </w:rPr>
          </w:r>
          <w:r w:rsidR="002E6ADB">
            <w:rPr>
              <w:noProof/>
              <w:webHidden/>
            </w:rPr>
            <w:fldChar w:fldCharType="separate"/>
          </w:r>
          <w:ins w:id="13" w:author="Pawel Wal" w:date="2014-01-13T09:09:00Z">
            <w:r w:rsidR="003842B4">
              <w:rPr>
                <w:noProof/>
                <w:webHidden/>
              </w:rPr>
              <w:t>45</w:t>
            </w:r>
          </w:ins>
          <w:del w:id="14" w:author="Pawel Wal" w:date="2014-01-13T09:09:00Z">
            <w:r w:rsidR="007E4C72" w:rsidDel="003842B4">
              <w:rPr>
                <w:noProof/>
                <w:webHidden/>
              </w:rPr>
              <w:delText>43</w:delText>
            </w:r>
          </w:del>
          <w:r w:rsidR="002E6ADB">
            <w:rPr>
              <w:noProof/>
              <w:webHidden/>
            </w:rPr>
            <w:fldChar w:fldCharType="end"/>
          </w:r>
          <w:r>
            <w:rPr>
              <w:noProof/>
            </w:rPr>
            <w:fldChar w:fldCharType="end"/>
          </w:r>
        </w:p>
        <w:p w14:paraId="7126FDB7"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"_Toc376693457" </w:instrText>
          </w:r>
          <w:r>
            <w:fldChar w:fldCharType="separate"/>
          </w:r>
          <w:r w:rsidR="002E6ADB" w:rsidRPr="00012E67">
            <w:rPr>
              <w:rStyle w:val="Hipercze"/>
              <w:noProof/>
            </w:rPr>
            <w:t>4.2.2</w:t>
          </w:r>
          <w:r w:rsidR="002E6ADB">
            <w:rPr>
              <w:rFonts w:asciiTheme="minorHAnsi" w:eastAsiaTheme="minorEastAsia" w:hAnsiTheme="minorHAnsi" w:cstheme="minorBidi"/>
              <w:noProof/>
              <w:sz w:val="22"/>
              <w:szCs w:val="22"/>
              <w:lang w:eastAsia="pl-PL"/>
            </w:rPr>
            <w:tab/>
          </w:r>
          <w:r w:rsidR="002E6ADB" w:rsidRPr="00012E67">
            <w:rPr>
              <w:rStyle w:val="Hipercze"/>
              <w:noProof/>
            </w:rPr>
            <w:t>INTEL XEON X5650</w:t>
          </w:r>
          <w:r w:rsidR="002E6ADB">
            <w:rPr>
              <w:noProof/>
              <w:webHidden/>
            </w:rPr>
            <w:tab/>
          </w:r>
          <w:r w:rsidR="002E6ADB">
            <w:rPr>
              <w:noProof/>
              <w:webHidden/>
            </w:rPr>
            <w:fldChar w:fldCharType="begin"/>
          </w:r>
          <w:r w:rsidR="002E6ADB">
            <w:rPr>
              <w:noProof/>
              <w:webHidden/>
            </w:rPr>
            <w:instrText xml:space="preserve"> PAGEREF _Toc376693457 \h </w:instrText>
          </w:r>
          <w:r w:rsidR="002E6ADB">
            <w:rPr>
              <w:noProof/>
              <w:webHidden/>
            </w:rPr>
          </w:r>
          <w:r w:rsidR="002E6ADB">
            <w:rPr>
              <w:noProof/>
              <w:webHidden/>
            </w:rPr>
            <w:fldChar w:fldCharType="separate"/>
          </w:r>
          <w:ins w:id="15" w:author="Pawel Wal" w:date="2014-01-13T09:09:00Z">
            <w:r w:rsidR="003842B4">
              <w:rPr>
                <w:noProof/>
                <w:webHidden/>
              </w:rPr>
              <w:t>46</w:t>
            </w:r>
          </w:ins>
          <w:del w:id="16" w:author="Pawel Wal" w:date="2014-01-13T09:09:00Z">
            <w:r w:rsidR="007E4C72" w:rsidDel="003842B4">
              <w:rPr>
                <w:noProof/>
                <w:webHidden/>
              </w:rPr>
              <w:delText>44</w:delText>
            </w:r>
          </w:del>
          <w:r w:rsidR="002E6ADB">
            <w:rPr>
              <w:noProof/>
              <w:webHidden/>
            </w:rPr>
            <w:fldChar w:fldCharType="end"/>
          </w:r>
          <w:r>
            <w:rPr>
              <w:noProof/>
            </w:rPr>
            <w:fldChar w:fldCharType="end"/>
          </w:r>
        </w:p>
        <w:p w14:paraId="7FE0378F" w14:textId="77777777" w:rsidR="002E6ADB" w:rsidRDefault="00497BCF">
          <w:pPr>
            <w:pStyle w:val="Spistreci2"/>
            <w:tabs>
              <w:tab w:val="left" w:pos="132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"_Toc376693458" </w:instrText>
          </w:r>
          <w:r>
            <w:fldChar w:fldCharType="separate"/>
          </w:r>
          <w:r w:rsidR="002E6ADB" w:rsidRPr="00012E67">
            <w:rPr>
              <w:rStyle w:val="Hipercze"/>
              <w:noProof/>
            </w:rPr>
            <w:t>4.3</w:t>
          </w:r>
          <w:r w:rsidR="002E6ADB">
            <w:rPr>
              <w:rFonts w:asciiTheme="minorHAnsi" w:eastAsiaTheme="minorEastAsia" w:hAnsiTheme="minorHAnsi" w:cstheme="minorBidi"/>
              <w:noProof/>
              <w:sz w:val="22"/>
              <w:szCs w:val="22"/>
              <w:lang w:eastAsia="pl-PL"/>
            </w:rPr>
            <w:tab/>
          </w:r>
          <w:r w:rsidR="002E6ADB" w:rsidRPr="00012E67">
            <w:rPr>
              <w:rStyle w:val="Hipercze"/>
              <w:noProof/>
            </w:rPr>
            <w:t>POMIARY PRZYSPIESZENIA</w:t>
          </w:r>
          <w:r w:rsidR="002E6ADB">
            <w:rPr>
              <w:noProof/>
              <w:webHidden/>
            </w:rPr>
            <w:tab/>
          </w:r>
          <w:r w:rsidR="002E6ADB">
            <w:rPr>
              <w:noProof/>
              <w:webHidden/>
            </w:rPr>
            <w:fldChar w:fldCharType="begin"/>
          </w:r>
          <w:r w:rsidR="002E6ADB">
            <w:rPr>
              <w:noProof/>
              <w:webHidden/>
            </w:rPr>
            <w:instrText xml:space="preserve"> PAGEREF _Toc376693458 \h </w:instrText>
          </w:r>
          <w:r w:rsidR="002E6ADB">
            <w:rPr>
              <w:noProof/>
              <w:webHidden/>
            </w:rPr>
          </w:r>
          <w:r w:rsidR="002E6ADB">
            <w:rPr>
              <w:noProof/>
              <w:webHidden/>
            </w:rPr>
            <w:fldChar w:fldCharType="separate"/>
          </w:r>
          <w:ins w:id="17" w:author="Pawel Wal" w:date="2014-01-13T09:09:00Z">
            <w:r w:rsidR="003842B4">
              <w:rPr>
                <w:noProof/>
                <w:webHidden/>
              </w:rPr>
              <w:t>47</w:t>
            </w:r>
          </w:ins>
          <w:del w:id="18" w:author="Pawel Wal" w:date="2014-01-13T09:09:00Z">
            <w:r w:rsidR="007E4C72" w:rsidDel="003842B4">
              <w:rPr>
                <w:noProof/>
                <w:webHidden/>
              </w:rPr>
              <w:delText>45</w:delText>
            </w:r>
          </w:del>
          <w:r w:rsidR="002E6ADB">
            <w:rPr>
              <w:noProof/>
              <w:webHidden/>
            </w:rPr>
            <w:fldChar w:fldCharType="end"/>
          </w:r>
          <w:r>
            <w:rPr>
              <w:noProof/>
            </w:rPr>
            <w:fldChar w:fldCharType="end"/>
          </w:r>
        </w:p>
        <w:p w14:paraId="57C0604F"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"_Toc376693459" </w:instrText>
          </w:r>
          <w:r>
            <w:fldChar w:fldCharType="separate"/>
          </w:r>
          <w:r w:rsidR="002E6ADB" w:rsidRPr="00012E67">
            <w:rPr>
              <w:rStyle w:val="Hipercze"/>
              <w:noProof/>
            </w:rPr>
            <w:t>4.3.1</w:t>
          </w:r>
          <w:r w:rsidR="002E6ADB">
            <w:rPr>
              <w:rFonts w:asciiTheme="minorHAnsi" w:eastAsiaTheme="minorEastAsia" w:hAnsiTheme="minorHAnsi" w:cstheme="minorBidi"/>
              <w:noProof/>
              <w:sz w:val="22"/>
              <w:szCs w:val="22"/>
              <w:lang w:eastAsia="pl-PL"/>
            </w:rPr>
            <w:tab/>
          </w:r>
          <w:r w:rsidR="002E6ADB" w:rsidRPr="00012E67">
            <w:rPr>
              <w:rStyle w:val="Hipercze"/>
              <w:noProof/>
            </w:rPr>
            <w:t>NVIDIA TESLA M2090</w:t>
          </w:r>
          <w:r w:rsidR="002E6ADB">
            <w:rPr>
              <w:noProof/>
              <w:webHidden/>
            </w:rPr>
            <w:tab/>
          </w:r>
          <w:r w:rsidR="002E6ADB">
            <w:rPr>
              <w:noProof/>
              <w:webHidden/>
            </w:rPr>
            <w:fldChar w:fldCharType="begin"/>
          </w:r>
          <w:r w:rsidR="002E6ADB">
            <w:rPr>
              <w:noProof/>
              <w:webHidden/>
            </w:rPr>
            <w:instrText xml:space="preserve"> PAGEREF _Toc376693459 \h </w:instrText>
          </w:r>
          <w:r w:rsidR="002E6ADB">
            <w:rPr>
              <w:noProof/>
              <w:webHidden/>
            </w:rPr>
          </w:r>
          <w:r w:rsidR="002E6ADB">
            <w:rPr>
              <w:noProof/>
              <w:webHidden/>
            </w:rPr>
            <w:fldChar w:fldCharType="separate"/>
          </w:r>
          <w:ins w:id="19" w:author="Pawel Wal" w:date="2014-01-13T09:09:00Z">
            <w:r w:rsidR="003842B4">
              <w:rPr>
                <w:noProof/>
                <w:webHidden/>
              </w:rPr>
              <w:t>47</w:t>
            </w:r>
          </w:ins>
          <w:del w:id="20" w:author="Pawel Wal" w:date="2014-01-13T09:09:00Z">
            <w:r w:rsidR="007E4C72" w:rsidDel="003842B4">
              <w:rPr>
                <w:noProof/>
                <w:webHidden/>
              </w:rPr>
              <w:delText>45</w:delText>
            </w:r>
          </w:del>
          <w:r w:rsidR="002E6ADB">
            <w:rPr>
              <w:noProof/>
              <w:webHidden/>
            </w:rPr>
            <w:fldChar w:fldCharType="end"/>
          </w:r>
          <w:r>
            <w:rPr>
              <w:noProof/>
            </w:rPr>
            <w:fldChar w:fldCharType="end"/>
          </w:r>
        </w:p>
        <w:p w14:paraId="0A3B9E2E"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"_Toc376693460" </w:instrText>
          </w:r>
          <w:r>
            <w:fldChar w:fldCharType="separate"/>
          </w:r>
          <w:r w:rsidR="002E6ADB" w:rsidRPr="00012E67">
            <w:rPr>
              <w:rStyle w:val="Hipercze"/>
              <w:noProof/>
            </w:rPr>
            <w:t>4.3.2</w:t>
          </w:r>
          <w:r w:rsidR="002E6ADB">
            <w:rPr>
              <w:rFonts w:asciiTheme="minorHAnsi" w:eastAsiaTheme="minorEastAsia" w:hAnsiTheme="minorHAnsi" w:cstheme="minorBidi"/>
              <w:noProof/>
              <w:sz w:val="22"/>
              <w:szCs w:val="22"/>
              <w:lang w:eastAsia="pl-PL"/>
            </w:rPr>
            <w:tab/>
          </w:r>
          <w:r w:rsidR="002E6ADB" w:rsidRPr="00012E67">
            <w:rPr>
              <w:rStyle w:val="Hipercze"/>
              <w:noProof/>
            </w:rPr>
            <w:t>INTEL XEON X5650</w:t>
          </w:r>
          <w:r w:rsidR="002E6ADB">
            <w:rPr>
              <w:noProof/>
              <w:webHidden/>
            </w:rPr>
            <w:tab/>
          </w:r>
          <w:r w:rsidR="002E6ADB">
            <w:rPr>
              <w:noProof/>
              <w:webHidden/>
            </w:rPr>
            <w:fldChar w:fldCharType="begin"/>
          </w:r>
          <w:r w:rsidR="002E6ADB">
            <w:rPr>
              <w:noProof/>
              <w:webHidden/>
            </w:rPr>
            <w:instrText xml:space="preserve"> PAGEREF _Toc376693460 \h </w:instrText>
          </w:r>
          <w:r w:rsidR="002E6ADB">
            <w:rPr>
              <w:noProof/>
              <w:webHidden/>
            </w:rPr>
          </w:r>
          <w:r w:rsidR="002E6ADB">
            <w:rPr>
              <w:noProof/>
              <w:webHidden/>
            </w:rPr>
            <w:fldChar w:fldCharType="separate"/>
          </w:r>
          <w:ins w:id="21" w:author="Pawel Wal" w:date="2014-01-13T09:09:00Z">
            <w:r w:rsidR="003842B4">
              <w:rPr>
                <w:noProof/>
                <w:webHidden/>
              </w:rPr>
              <w:t>49</w:t>
            </w:r>
          </w:ins>
          <w:del w:id="22" w:author="Pawel Wal" w:date="2014-01-13T09:09:00Z">
            <w:r w:rsidR="007E4C72" w:rsidDel="003842B4">
              <w:rPr>
                <w:noProof/>
                <w:webHidden/>
              </w:rPr>
              <w:delText>47</w:delText>
            </w:r>
          </w:del>
          <w:r w:rsidR="002E6ADB">
            <w:rPr>
              <w:noProof/>
              <w:webHidden/>
            </w:rPr>
            <w:fldChar w:fldCharType="end"/>
          </w:r>
          <w:r>
            <w:rPr>
              <w:noProof/>
            </w:rPr>
            <w:fldChar w:fldCharType="end"/>
          </w:r>
        </w:p>
        <w:p w14:paraId="2C2FF845" w14:textId="77777777" w:rsidR="002E6ADB" w:rsidRDefault="00497BCF">
          <w:pPr>
            <w:pStyle w:val="Spistreci2"/>
            <w:tabs>
              <w:tab w:val="left" w:pos="132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"_Toc376693461" </w:instrText>
          </w:r>
          <w:r>
            <w:fldChar w:fldCharType="separate"/>
          </w:r>
          <w:r w:rsidR="002E6ADB" w:rsidRPr="00012E67">
            <w:rPr>
              <w:rStyle w:val="Hipercze"/>
              <w:noProof/>
            </w:rPr>
            <w:t>4.4</w:t>
          </w:r>
          <w:r w:rsidR="002E6ADB">
            <w:rPr>
              <w:rFonts w:asciiTheme="minorHAnsi" w:eastAsiaTheme="minorEastAsia" w:hAnsiTheme="minorHAnsi" w:cstheme="minorBidi"/>
              <w:noProof/>
              <w:sz w:val="22"/>
              <w:szCs w:val="22"/>
              <w:lang w:eastAsia="pl-PL"/>
            </w:rPr>
            <w:tab/>
          </w:r>
          <w:r w:rsidR="002E6ADB" w:rsidRPr="00012E67">
            <w:rPr>
              <w:rStyle w:val="Hipercze"/>
              <w:noProof/>
            </w:rPr>
            <w:t>POMIARY SKALOWALNOŚCI</w:t>
          </w:r>
          <w:r w:rsidR="002E6ADB">
            <w:rPr>
              <w:noProof/>
              <w:webHidden/>
            </w:rPr>
            <w:tab/>
          </w:r>
          <w:r w:rsidR="002E6ADB">
            <w:rPr>
              <w:noProof/>
              <w:webHidden/>
            </w:rPr>
            <w:fldChar w:fldCharType="begin"/>
          </w:r>
          <w:r w:rsidR="002E6ADB">
            <w:rPr>
              <w:noProof/>
              <w:webHidden/>
            </w:rPr>
            <w:instrText xml:space="preserve"> PAGEREF _Toc376693461 \h </w:instrText>
          </w:r>
          <w:r w:rsidR="002E6ADB">
            <w:rPr>
              <w:noProof/>
              <w:webHidden/>
            </w:rPr>
          </w:r>
          <w:r w:rsidR="002E6ADB">
            <w:rPr>
              <w:noProof/>
              <w:webHidden/>
            </w:rPr>
            <w:fldChar w:fldCharType="separate"/>
          </w:r>
          <w:ins w:id="23" w:author="Pawel Wal" w:date="2014-01-13T09:09:00Z">
            <w:r w:rsidR="003842B4">
              <w:rPr>
                <w:noProof/>
                <w:webHidden/>
              </w:rPr>
              <w:t>50</w:t>
            </w:r>
          </w:ins>
          <w:del w:id="24" w:author="Pawel Wal" w:date="2014-01-13T09:09:00Z">
            <w:r w:rsidR="007E4C72" w:rsidDel="003842B4">
              <w:rPr>
                <w:noProof/>
                <w:webHidden/>
              </w:rPr>
              <w:delText>48</w:delText>
            </w:r>
          </w:del>
          <w:r w:rsidR="002E6ADB">
            <w:rPr>
              <w:noProof/>
              <w:webHidden/>
            </w:rPr>
            <w:fldChar w:fldCharType="end"/>
          </w:r>
          <w:r>
            <w:rPr>
              <w:noProof/>
            </w:rPr>
            <w:fldChar w:fldCharType="end"/>
          </w:r>
        </w:p>
        <w:p w14:paraId="47543353"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"_Toc376693462" </w:instrText>
          </w:r>
          <w:r>
            <w:fldChar w:fldCharType="separate"/>
          </w:r>
          <w:r w:rsidR="002E6ADB" w:rsidRPr="00012E67">
            <w:rPr>
              <w:rStyle w:val="Hipercze"/>
              <w:noProof/>
            </w:rPr>
            <w:t>4.4.1</w:t>
          </w:r>
          <w:r w:rsidR="002E6ADB">
            <w:rPr>
              <w:rFonts w:asciiTheme="minorHAnsi" w:eastAsiaTheme="minorEastAsia" w:hAnsiTheme="minorHAnsi" w:cstheme="minorBidi"/>
              <w:noProof/>
              <w:sz w:val="22"/>
              <w:szCs w:val="22"/>
              <w:lang w:eastAsia="pl-PL"/>
            </w:rPr>
            <w:tab/>
          </w:r>
          <w:r w:rsidR="002E6ADB" w:rsidRPr="00012E67">
            <w:rPr>
              <w:rStyle w:val="Hipercze"/>
              <w:noProof/>
            </w:rPr>
            <w:t>NVIDIA TESLA M2090</w:t>
          </w:r>
          <w:r w:rsidR="002E6ADB">
            <w:rPr>
              <w:noProof/>
              <w:webHidden/>
            </w:rPr>
            <w:tab/>
          </w:r>
          <w:r w:rsidR="002E6ADB">
            <w:rPr>
              <w:noProof/>
              <w:webHidden/>
            </w:rPr>
            <w:fldChar w:fldCharType="begin"/>
          </w:r>
          <w:r w:rsidR="002E6ADB">
            <w:rPr>
              <w:noProof/>
              <w:webHidden/>
            </w:rPr>
            <w:instrText xml:space="preserve"> PAGEREF _Toc376693462 \h </w:instrText>
          </w:r>
          <w:r w:rsidR="002E6ADB">
            <w:rPr>
              <w:noProof/>
              <w:webHidden/>
            </w:rPr>
          </w:r>
          <w:r w:rsidR="002E6ADB">
            <w:rPr>
              <w:noProof/>
              <w:webHidden/>
            </w:rPr>
            <w:fldChar w:fldCharType="separate"/>
          </w:r>
          <w:ins w:id="25" w:author="Pawel Wal" w:date="2014-01-13T09:09:00Z">
            <w:r w:rsidR="003842B4">
              <w:rPr>
                <w:noProof/>
                <w:webHidden/>
              </w:rPr>
              <w:t>50</w:t>
            </w:r>
          </w:ins>
          <w:del w:id="26" w:author="Pawel Wal" w:date="2014-01-13T09:09:00Z">
            <w:r w:rsidR="007E4C72" w:rsidDel="003842B4">
              <w:rPr>
                <w:noProof/>
                <w:webHidden/>
              </w:rPr>
              <w:delText>48</w:delText>
            </w:r>
          </w:del>
          <w:r w:rsidR="002E6ADB">
            <w:rPr>
              <w:noProof/>
              <w:webHidden/>
            </w:rPr>
            <w:fldChar w:fldCharType="end"/>
          </w:r>
          <w:r>
            <w:rPr>
              <w:noProof/>
            </w:rPr>
            <w:fldChar w:fldCharType="end"/>
          </w:r>
        </w:p>
        <w:p w14:paraId="0441E334"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"_Toc376693463" </w:instrText>
          </w:r>
          <w:r>
            <w:fldChar w:fldCharType="separate"/>
          </w:r>
          <w:r w:rsidR="002E6ADB" w:rsidRPr="00012E67">
            <w:rPr>
              <w:rStyle w:val="Hipercze"/>
              <w:noProof/>
            </w:rPr>
            <w:t>4.4.2</w:t>
          </w:r>
          <w:r w:rsidR="002E6ADB">
            <w:rPr>
              <w:rFonts w:asciiTheme="minorHAnsi" w:eastAsiaTheme="minorEastAsia" w:hAnsiTheme="minorHAnsi" w:cstheme="minorBidi"/>
              <w:noProof/>
              <w:sz w:val="22"/>
              <w:szCs w:val="22"/>
              <w:lang w:eastAsia="pl-PL"/>
            </w:rPr>
            <w:tab/>
          </w:r>
          <w:r w:rsidR="002E6ADB" w:rsidRPr="00012E67">
            <w:rPr>
              <w:rStyle w:val="Hipercze"/>
              <w:noProof/>
            </w:rPr>
            <w:t>INTEL XEON X5650</w:t>
          </w:r>
          <w:r w:rsidR="002E6ADB">
            <w:rPr>
              <w:noProof/>
              <w:webHidden/>
            </w:rPr>
            <w:tab/>
          </w:r>
          <w:r w:rsidR="002E6ADB">
            <w:rPr>
              <w:noProof/>
              <w:webHidden/>
            </w:rPr>
            <w:fldChar w:fldCharType="begin"/>
          </w:r>
          <w:r w:rsidR="002E6ADB">
            <w:rPr>
              <w:noProof/>
              <w:webHidden/>
            </w:rPr>
            <w:instrText xml:space="preserve"> PAGEREF _Toc376693463 \h </w:instrText>
          </w:r>
          <w:r w:rsidR="002E6ADB">
            <w:rPr>
              <w:noProof/>
              <w:webHidden/>
            </w:rPr>
          </w:r>
          <w:r w:rsidR="002E6ADB">
            <w:rPr>
              <w:noProof/>
              <w:webHidden/>
            </w:rPr>
            <w:fldChar w:fldCharType="separate"/>
          </w:r>
          <w:ins w:id="27" w:author="Pawel Wal" w:date="2014-01-13T09:09:00Z">
            <w:r w:rsidR="003842B4">
              <w:rPr>
                <w:noProof/>
                <w:webHidden/>
              </w:rPr>
              <w:t>51</w:t>
            </w:r>
          </w:ins>
          <w:del w:id="28" w:author="Pawel Wal" w:date="2014-01-13T09:09:00Z">
            <w:r w:rsidR="007E4C72" w:rsidDel="003842B4">
              <w:rPr>
                <w:noProof/>
                <w:webHidden/>
              </w:rPr>
              <w:delText>49</w:delText>
            </w:r>
          </w:del>
          <w:r w:rsidR="002E6ADB">
            <w:rPr>
              <w:noProof/>
              <w:webHidden/>
            </w:rPr>
            <w:fldChar w:fldCharType="end"/>
          </w:r>
          <w:r>
            <w:rPr>
              <w:noProof/>
            </w:rPr>
            <w:fldChar w:fldCharType="end"/>
          </w:r>
        </w:p>
        <w:p w14:paraId="6EB5F284" w14:textId="77777777" w:rsidR="002E6ADB" w:rsidRDefault="00497BCF">
          <w:pPr>
            <w:pStyle w:val="Spistreci2"/>
            <w:tabs>
              <w:tab w:val="left" w:pos="132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"_Toc376693464" </w:instrText>
          </w:r>
          <w:r>
            <w:fldChar w:fldCharType="separate"/>
          </w:r>
          <w:r w:rsidR="002E6ADB" w:rsidRPr="00012E67">
            <w:rPr>
              <w:rStyle w:val="Hipercze"/>
              <w:noProof/>
            </w:rPr>
            <w:t>4.5</w:t>
          </w:r>
          <w:r w:rsidR="002E6ADB">
            <w:rPr>
              <w:rFonts w:asciiTheme="minorHAnsi" w:eastAsiaTheme="minorEastAsia" w:hAnsiTheme="minorHAnsi" w:cstheme="minorBidi"/>
              <w:noProof/>
              <w:sz w:val="22"/>
              <w:szCs w:val="22"/>
              <w:lang w:eastAsia="pl-PL"/>
            </w:rPr>
            <w:tab/>
          </w:r>
          <w:r w:rsidR="002E6ADB" w:rsidRPr="00012E67">
            <w:rPr>
              <w:rStyle w:val="Hipercze"/>
              <w:noProof/>
            </w:rPr>
            <w:t>POMIARY CZASU RZECZYWISTEGO</w:t>
          </w:r>
          <w:r w:rsidR="002E6ADB">
            <w:rPr>
              <w:noProof/>
              <w:webHidden/>
            </w:rPr>
            <w:tab/>
          </w:r>
          <w:r w:rsidR="002E6ADB">
            <w:rPr>
              <w:noProof/>
              <w:webHidden/>
            </w:rPr>
            <w:fldChar w:fldCharType="begin"/>
          </w:r>
          <w:r w:rsidR="002E6ADB">
            <w:rPr>
              <w:noProof/>
              <w:webHidden/>
            </w:rPr>
            <w:instrText xml:space="preserve"> PAGEREF _Toc376693464 \h </w:instrText>
          </w:r>
          <w:r w:rsidR="002E6ADB">
            <w:rPr>
              <w:noProof/>
              <w:webHidden/>
            </w:rPr>
          </w:r>
          <w:r w:rsidR="002E6ADB">
            <w:rPr>
              <w:noProof/>
              <w:webHidden/>
            </w:rPr>
            <w:fldChar w:fldCharType="separate"/>
          </w:r>
          <w:ins w:id="29" w:author="Pawel Wal" w:date="2014-01-13T09:09:00Z">
            <w:r w:rsidR="003842B4">
              <w:rPr>
                <w:noProof/>
                <w:webHidden/>
              </w:rPr>
              <w:t>52</w:t>
            </w:r>
          </w:ins>
          <w:del w:id="30" w:author="Pawel Wal" w:date="2014-01-13T09:09:00Z">
            <w:r w:rsidR="007E4C72" w:rsidDel="003842B4">
              <w:rPr>
                <w:noProof/>
                <w:webHidden/>
              </w:rPr>
              <w:delText>50</w:delText>
            </w:r>
          </w:del>
          <w:r w:rsidR="002E6ADB">
            <w:rPr>
              <w:noProof/>
              <w:webHidden/>
            </w:rPr>
            <w:fldChar w:fldCharType="end"/>
          </w:r>
          <w:r>
            <w:rPr>
              <w:noProof/>
            </w:rPr>
            <w:fldChar w:fldCharType="end"/>
          </w:r>
        </w:p>
        <w:p w14:paraId="5525ADBC"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"_Toc376693465" </w:instrText>
          </w:r>
          <w:r>
            <w:fldChar w:fldCharType="separate"/>
          </w:r>
          <w:r w:rsidR="002E6ADB" w:rsidRPr="00012E67">
            <w:rPr>
              <w:rStyle w:val="Hipercze"/>
              <w:noProof/>
            </w:rPr>
            <w:t>4.5.1</w:t>
          </w:r>
          <w:r w:rsidR="002E6ADB">
            <w:rPr>
              <w:rFonts w:asciiTheme="minorHAnsi" w:eastAsiaTheme="minorEastAsia" w:hAnsiTheme="minorHAnsi" w:cstheme="minorBidi"/>
              <w:noProof/>
              <w:sz w:val="22"/>
              <w:szCs w:val="22"/>
              <w:lang w:eastAsia="pl-PL"/>
            </w:rPr>
            <w:tab/>
          </w:r>
          <w:r w:rsidR="002E6ADB" w:rsidRPr="00012E67">
            <w:rPr>
              <w:rStyle w:val="Hipercze"/>
              <w:noProof/>
            </w:rPr>
            <w:t>NVIDIA TESLA M2090</w:t>
          </w:r>
          <w:r w:rsidR="002E6ADB">
            <w:rPr>
              <w:noProof/>
              <w:webHidden/>
            </w:rPr>
            <w:tab/>
          </w:r>
          <w:r w:rsidR="002E6ADB">
            <w:rPr>
              <w:noProof/>
              <w:webHidden/>
            </w:rPr>
            <w:fldChar w:fldCharType="begin"/>
          </w:r>
          <w:r w:rsidR="002E6ADB">
            <w:rPr>
              <w:noProof/>
              <w:webHidden/>
            </w:rPr>
            <w:instrText xml:space="preserve"> PAGEREF _Toc376693465 \h </w:instrText>
          </w:r>
          <w:r w:rsidR="002E6ADB">
            <w:rPr>
              <w:noProof/>
              <w:webHidden/>
            </w:rPr>
          </w:r>
          <w:r w:rsidR="002E6ADB">
            <w:rPr>
              <w:noProof/>
              <w:webHidden/>
            </w:rPr>
            <w:fldChar w:fldCharType="separate"/>
          </w:r>
          <w:ins w:id="31" w:author="Pawel Wal" w:date="2014-01-13T09:09:00Z">
            <w:r w:rsidR="003842B4">
              <w:rPr>
                <w:noProof/>
                <w:webHidden/>
              </w:rPr>
              <w:t>52</w:t>
            </w:r>
          </w:ins>
          <w:del w:id="32" w:author="Pawel Wal" w:date="2014-01-13T09:09:00Z">
            <w:r w:rsidR="007E4C72" w:rsidDel="003842B4">
              <w:rPr>
                <w:noProof/>
                <w:webHidden/>
              </w:rPr>
              <w:delText>50</w:delText>
            </w:r>
          </w:del>
          <w:r w:rsidR="002E6ADB">
            <w:rPr>
              <w:noProof/>
              <w:webHidden/>
            </w:rPr>
            <w:fldChar w:fldCharType="end"/>
          </w:r>
          <w:r>
            <w:rPr>
              <w:noProof/>
            </w:rPr>
            <w:fldChar w:fldCharType="end"/>
          </w:r>
        </w:p>
        <w:p w14:paraId="2186E1D6"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"_Toc376693466" </w:instrText>
          </w:r>
          <w:r>
            <w:fldChar w:fldCharType="separate"/>
          </w:r>
          <w:r w:rsidR="002E6ADB" w:rsidRPr="00012E67">
            <w:rPr>
              <w:rStyle w:val="Hipercze"/>
              <w:noProof/>
            </w:rPr>
            <w:t>4.5.2</w:t>
          </w:r>
          <w:r w:rsidR="002E6ADB">
            <w:rPr>
              <w:rFonts w:asciiTheme="minorHAnsi" w:eastAsiaTheme="minorEastAsia" w:hAnsiTheme="minorHAnsi" w:cstheme="minorBidi"/>
              <w:noProof/>
              <w:sz w:val="22"/>
              <w:szCs w:val="22"/>
              <w:lang w:eastAsia="pl-PL"/>
            </w:rPr>
            <w:tab/>
          </w:r>
          <w:r w:rsidR="002E6ADB" w:rsidRPr="00012E67">
            <w:rPr>
              <w:rStyle w:val="Hipercze"/>
              <w:noProof/>
            </w:rPr>
            <w:t>INTEL XEON X5650</w:t>
          </w:r>
          <w:r w:rsidR="002E6ADB">
            <w:rPr>
              <w:noProof/>
              <w:webHidden/>
            </w:rPr>
            <w:tab/>
          </w:r>
          <w:r w:rsidR="002E6ADB">
            <w:rPr>
              <w:noProof/>
              <w:webHidden/>
            </w:rPr>
            <w:fldChar w:fldCharType="begin"/>
          </w:r>
          <w:r w:rsidR="002E6ADB">
            <w:rPr>
              <w:noProof/>
              <w:webHidden/>
            </w:rPr>
            <w:instrText xml:space="preserve"> PAGEREF _Toc376693466 \h </w:instrText>
          </w:r>
          <w:r w:rsidR="002E6ADB">
            <w:rPr>
              <w:noProof/>
              <w:webHidden/>
            </w:rPr>
          </w:r>
          <w:r w:rsidR="002E6ADB">
            <w:rPr>
              <w:noProof/>
              <w:webHidden/>
            </w:rPr>
            <w:fldChar w:fldCharType="separate"/>
          </w:r>
          <w:ins w:id="33" w:author="Pawel Wal" w:date="2014-01-13T09:09:00Z">
            <w:r w:rsidR="003842B4">
              <w:rPr>
                <w:noProof/>
                <w:webHidden/>
              </w:rPr>
              <w:t>53</w:t>
            </w:r>
          </w:ins>
          <w:del w:id="34" w:author="Pawel Wal" w:date="2014-01-13T09:09:00Z">
            <w:r w:rsidR="007E4C72" w:rsidDel="003842B4">
              <w:rPr>
                <w:noProof/>
                <w:webHidden/>
              </w:rPr>
              <w:delText>51</w:delText>
            </w:r>
          </w:del>
          <w:r w:rsidR="002E6ADB">
            <w:rPr>
              <w:noProof/>
              <w:webHidden/>
            </w:rPr>
            <w:fldChar w:fldCharType="end"/>
          </w:r>
          <w:r>
            <w:rPr>
              <w:noProof/>
            </w:rPr>
            <w:fldChar w:fldCharType="end"/>
          </w:r>
        </w:p>
        <w:p w14:paraId="4E928EBB" w14:textId="77777777" w:rsidR="002E6ADB" w:rsidRDefault="00497BCF">
          <w:pPr>
            <w:pStyle w:val="Spistreci2"/>
            <w:tabs>
              <w:tab w:val="left" w:pos="132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"_Toc376693467" </w:instrText>
          </w:r>
          <w:r>
            <w:fldChar w:fldCharType="separate"/>
          </w:r>
          <w:r w:rsidR="002E6ADB" w:rsidRPr="00012E67">
            <w:rPr>
              <w:rStyle w:val="Hipercze"/>
              <w:noProof/>
            </w:rPr>
            <w:t>4.6</w:t>
          </w:r>
          <w:r w:rsidR="002E6ADB">
            <w:rPr>
              <w:rFonts w:asciiTheme="minorHAnsi" w:eastAsiaTheme="minorEastAsia" w:hAnsiTheme="minorHAnsi" w:cstheme="minorBidi"/>
              <w:noProof/>
              <w:sz w:val="22"/>
              <w:szCs w:val="22"/>
              <w:lang w:eastAsia="pl-PL"/>
            </w:rPr>
            <w:tab/>
          </w:r>
          <w:r w:rsidR="002E6ADB" w:rsidRPr="00012E67">
            <w:rPr>
              <w:rStyle w:val="Hipercze"/>
              <w:noProof/>
            </w:rPr>
            <w:t>POZOSTAŁE WYNIKI</w:t>
          </w:r>
          <w:r w:rsidR="002E6ADB">
            <w:rPr>
              <w:noProof/>
              <w:webHidden/>
            </w:rPr>
            <w:tab/>
          </w:r>
          <w:r w:rsidR="002E6ADB">
            <w:rPr>
              <w:noProof/>
              <w:webHidden/>
            </w:rPr>
            <w:fldChar w:fldCharType="begin"/>
          </w:r>
          <w:r w:rsidR="002E6ADB">
            <w:rPr>
              <w:noProof/>
              <w:webHidden/>
            </w:rPr>
            <w:instrText xml:space="preserve"> PAGEREF _Toc376693467 \h </w:instrText>
          </w:r>
          <w:r w:rsidR="002E6ADB">
            <w:rPr>
              <w:noProof/>
              <w:webHidden/>
            </w:rPr>
          </w:r>
          <w:r w:rsidR="002E6ADB">
            <w:rPr>
              <w:noProof/>
              <w:webHidden/>
            </w:rPr>
            <w:fldChar w:fldCharType="separate"/>
          </w:r>
          <w:ins w:id="35" w:author="Pawel Wal" w:date="2014-01-13T09:09:00Z">
            <w:r w:rsidR="003842B4">
              <w:rPr>
                <w:noProof/>
                <w:webHidden/>
              </w:rPr>
              <w:t>54</w:t>
            </w:r>
          </w:ins>
          <w:del w:id="36" w:author="Pawel Wal" w:date="2014-01-13T09:09:00Z">
            <w:r w:rsidR="007E4C72" w:rsidDel="003842B4">
              <w:rPr>
                <w:noProof/>
                <w:webHidden/>
              </w:rPr>
              <w:delText>52</w:delText>
            </w:r>
          </w:del>
          <w:r w:rsidR="002E6ADB">
            <w:rPr>
              <w:noProof/>
              <w:webHidden/>
            </w:rPr>
            <w:fldChar w:fldCharType="end"/>
          </w:r>
          <w:r>
            <w:rPr>
              <w:noProof/>
            </w:rPr>
            <w:fldChar w:fldCharType="end"/>
          </w:r>
        </w:p>
        <w:p w14:paraId="677A7A6B"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"_Toc376693468" </w:instrText>
          </w:r>
          <w:r>
            <w:fldChar w:fldCharType="separate"/>
          </w:r>
          <w:r w:rsidR="002E6ADB" w:rsidRPr="00012E67">
            <w:rPr>
              <w:rStyle w:val="Hipercze"/>
              <w:noProof/>
            </w:rPr>
            <w:t>4.6.1</w:t>
          </w:r>
          <w:r w:rsidR="002E6ADB">
            <w:rPr>
              <w:rFonts w:asciiTheme="minorHAnsi" w:eastAsiaTheme="minorEastAsia" w:hAnsiTheme="minorHAnsi" w:cstheme="minorBidi"/>
              <w:noProof/>
              <w:sz w:val="22"/>
              <w:szCs w:val="22"/>
              <w:lang w:eastAsia="pl-PL"/>
            </w:rPr>
            <w:tab/>
          </w:r>
          <w:r w:rsidR="002E6ADB" w:rsidRPr="00012E67">
            <w:rPr>
              <w:rStyle w:val="Hipercze"/>
              <w:noProof/>
            </w:rPr>
            <w:t>ZUŻYCIE PRĄDU PRZEZ KARTĘ GRAFICZNĄ</w:t>
          </w:r>
          <w:r w:rsidR="002E6ADB">
            <w:rPr>
              <w:noProof/>
              <w:webHidden/>
            </w:rPr>
            <w:tab/>
          </w:r>
          <w:r w:rsidR="002E6ADB">
            <w:rPr>
              <w:noProof/>
              <w:webHidden/>
            </w:rPr>
            <w:fldChar w:fldCharType="begin"/>
          </w:r>
          <w:r w:rsidR="002E6ADB">
            <w:rPr>
              <w:noProof/>
              <w:webHidden/>
            </w:rPr>
            <w:instrText xml:space="preserve"> PAGEREF _Toc376693468 \h </w:instrText>
          </w:r>
          <w:r w:rsidR="002E6ADB">
            <w:rPr>
              <w:noProof/>
              <w:webHidden/>
            </w:rPr>
          </w:r>
          <w:r w:rsidR="002E6ADB">
            <w:rPr>
              <w:noProof/>
              <w:webHidden/>
            </w:rPr>
            <w:fldChar w:fldCharType="separate"/>
          </w:r>
          <w:ins w:id="37" w:author="Pawel Wal" w:date="2014-01-13T09:09:00Z">
            <w:r w:rsidR="003842B4">
              <w:rPr>
                <w:noProof/>
                <w:webHidden/>
              </w:rPr>
              <w:t>54</w:t>
            </w:r>
          </w:ins>
          <w:del w:id="38" w:author="Pawel Wal" w:date="2014-01-13T09:09:00Z">
            <w:r w:rsidR="007E4C72" w:rsidDel="003842B4">
              <w:rPr>
                <w:noProof/>
                <w:webHidden/>
              </w:rPr>
              <w:delText>52</w:delText>
            </w:r>
          </w:del>
          <w:r w:rsidR="002E6ADB">
            <w:rPr>
              <w:noProof/>
              <w:webHidden/>
            </w:rPr>
            <w:fldChar w:fldCharType="end"/>
          </w:r>
          <w:r>
            <w:rPr>
              <w:noProof/>
            </w:rPr>
            <w:fldChar w:fldCharType="end"/>
          </w:r>
        </w:p>
        <w:p w14:paraId="60B73695"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"_Toc376693469" </w:instrText>
          </w:r>
          <w:r>
            <w:fldChar w:fldCharType="separate"/>
          </w:r>
          <w:r w:rsidR="002E6ADB" w:rsidRPr="00012E67">
            <w:rPr>
              <w:rStyle w:val="Hipercze"/>
              <w:noProof/>
            </w:rPr>
            <w:t>4.6.2</w:t>
          </w:r>
          <w:r w:rsidR="002E6ADB">
            <w:rPr>
              <w:rFonts w:asciiTheme="minorHAnsi" w:eastAsiaTheme="minorEastAsia" w:hAnsiTheme="minorHAnsi" w:cstheme="minorBidi"/>
              <w:noProof/>
              <w:sz w:val="22"/>
              <w:szCs w:val="22"/>
              <w:lang w:eastAsia="pl-PL"/>
            </w:rPr>
            <w:tab/>
          </w:r>
          <w:r w:rsidR="002E6ADB" w:rsidRPr="00012E67">
            <w:rPr>
              <w:rStyle w:val="Hipercze"/>
              <w:noProof/>
            </w:rPr>
            <w:t>ZUŻYCIE PAMIĘCI KARTY GRAFICZNEJ</w:t>
          </w:r>
          <w:r w:rsidR="002E6ADB">
            <w:rPr>
              <w:noProof/>
              <w:webHidden/>
            </w:rPr>
            <w:tab/>
          </w:r>
          <w:r w:rsidR="002E6ADB">
            <w:rPr>
              <w:noProof/>
              <w:webHidden/>
            </w:rPr>
            <w:fldChar w:fldCharType="begin"/>
          </w:r>
          <w:r w:rsidR="002E6ADB">
            <w:rPr>
              <w:noProof/>
              <w:webHidden/>
            </w:rPr>
            <w:instrText xml:space="preserve"> PAGEREF _Toc376693469 \h </w:instrText>
          </w:r>
          <w:r w:rsidR="002E6ADB">
            <w:rPr>
              <w:noProof/>
              <w:webHidden/>
            </w:rPr>
          </w:r>
          <w:r w:rsidR="002E6ADB">
            <w:rPr>
              <w:noProof/>
              <w:webHidden/>
            </w:rPr>
            <w:fldChar w:fldCharType="separate"/>
          </w:r>
          <w:ins w:id="39" w:author="Pawel Wal" w:date="2014-01-13T09:09:00Z">
            <w:r w:rsidR="003842B4">
              <w:rPr>
                <w:noProof/>
                <w:webHidden/>
              </w:rPr>
              <w:t>55</w:t>
            </w:r>
          </w:ins>
          <w:del w:id="40" w:author="Pawel Wal" w:date="2014-01-13T09:09:00Z">
            <w:r w:rsidR="007E4C72" w:rsidDel="003842B4">
              <w:rPr>
                <w:noProof/>
                <w:webHidden/>
              </w:rPr>
              <w:delText>53</w:delText>
            </w:r>
          </w:del>
          <w:r w:rsidR="002E6ADB">
            <w:rPr>
              <w:noProof/>
              <w:webHidden/>
            </w:rPr>
            <w:fldChar w:fldCharType="end"/>
          </w:r>
          <w:r>
            <w:rPr>
              <w:noProof/>
            </w:rPr>
            <w:fldChar w:fldCharType="end"/>
          </w:r>
        </w:p>
        <w:p w14:paraId="6FB5D88E" w14:textId="77777777" w:rsidR="002E6ADB" w:rsidRDefault="00497BCF">
          <w:pPr>
            <w:pStyle w:val="Spistreci3"/>
            <w:tabs>
              <w:tab w:val="left" w:pos="176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"_Toc376693470" </w:instrText>
          </w:r>
          <w:r>
            <w:fldChar w:fldCharType="separate"/>
          </w:r>
          <w:r w:rsidR="002E6ADB" w:rsidRPr="00012E67">
            <w:rPr>
              <w:rStyle w:val="Hipercze"/>
              <w:noProof/>
            </w:rPr>
            <w:t>4.6.3</w:t>
          </w:r>
          <w:r w:rsidR="002E6ADB">
            <w:rPr>
              <w:rFonts w:asciiTheme="minorHAnsi" w:eastAsiaTheme="minorEastAsia" w:hAnsiTheme="minorHAnsi" w:cstheme="minorBidi"/>
              <w:noProof/>
              <w:sz w:val="22"/>
              <w:szCs w:val="22"/>
              <w:lang w:eastAsia="pl-PL"/>
            </w:rPr>
            <w:tab/>
          </w:r>
          <w:r w:rsidR="002E6ADB" w:rsidRPr="00012E67">
            <w:rPr>
              <w:rStyle w:val="Hipercze"/>
              <w:noProof/>
            </w:rPr>
            <w:t>OBCIĄŻENIE RDZENI PROCESORA PRZEZ OPENCL</w:t>
          </w:r>
          <w:r w:rsidR="002E6ADB">
            <w:rPr>
              <w:noProof/>
              <w:webHidden/>
            </w:rPr>
            <w:tab/>
          </w:r>
          <w:r w:rsidR="002E6ADB">
            <w:rPr>
              <w:noProof/>
              <w:webHidden/>
            </w:rPr>
            <w:fldChar w:fldCharType="begin"/>
          </w:r>
          <w:r w:rsidR="002E6ADB">
            <w:rPr>
              <w:noProof/>
              <w:webHidden/>
            </w:rPr>
            <w:instrText xml:space="preserve"> PAGEREF _Toc376693470 \h </w:instrText>
          </w:r>
          <w:r w:rsidR="002E6ADB">
            <w:rPr>
              <w:noProof/>
              <w:webHidden/>
            </w:rPr>
          </w:r>
          <w:r w:rsidR="002E6ADB">
            <w:rPr>
              <w:noProof/>
              <w:webHidden/>
            </w:rPr>
            <w:fldChar w:fldCharType="separate"/>
          </w:r>
          <w:ins w:id="41" w:author="Pawel Wal" w:date="2014-01-13T09:09:00Z">
            <w:r w:rsidR="003842B4">
              <w:rPr>
                <w:noProof/>
                <w:webHidden/>
              </w:rPr>
              <w:t>56</w:t>
            </w:r>
          </w:ins>
          <w:del w:id="42" w:author="Pawel Wal" w:date="2014-01-13T09:04:00Z">
            <w:r w:rsidR="002E6ADB" w:rsidDel="007E4C72">
              <w:rPr>
                <w:noProof/>
                <w:webHidden/>
              </w:rPr>
              <w:delText>53</w:delText>
            </w:r>
          </w:del>
          <w:r w:rsidR="002E6ADB">
            <w:rPr>
              <w:noProof/>
              <w:webHidden/>
            </w:rPr>
            <w:fldChar w:fldCharType="end"/>
          </w:r>
          <w:r>
            <w:rPr>
              <w:noProof/>
            </w:rPr>
            <w:fldChar w:fldCharType="end"/>
          </w:r>
        </w:p>
        <w:p w14:paraId="2E41A50A" w14:textId="77777777" w:rsidR="002E6ADB" w:rsidRDefault="00497BCF">
          <w:pPr>
            <w:pStyle w:val="Spistreci1"/>
            <w:tabs>
              <w:tab w:val="left" w:pos="880"/>
              <w:tab w:val="right" w:leader="dot" w:pos="9061"/>
            </w:tabs>
            <w:rPr>
              <w:rFonts w:asciiTheme="minorHAnsi" w:eastAsiaTheme="minorEastAsia" w:hAnsiTheme="minorHAnsi" w:cstheme="minorBidi"/>
              <w:noProof/>
              <w:sz w:val="22"/>
              <w:szCs w:val="22"/>
              <w:lang w:eastAsia="pl-PL"/>
            </w:rPr>
          </w:pPr>
          <w:r>
            <w:lastRenderedPageBreak/>
            <w:fldChar w:fldCharType="begin"/>
          </w:r>
          <w:r>
            <w:instrText xml:space="preserve"> HYPERLINK \l</w:instrText>
          </w:r>
          <w:r>
            <w:instrText xml:space="preserve"> "_Toc376693471" </w:instrText>
          </w:r>
          <w:r>
            <w:fldChar w:fldCharType="separate"/>
          </w:r>
          <w:r w:rsidR="002E6ADB" w:rsidRPr="00012E67">
            <w:rPr>
              <w:rStyle w:val="Hipercze"/>
              <w:noProof/>
            </w:rPr>
            <w:t>5</w:t>
          </w:r>
          <w:r w:rsidR="002E6ADB">
            <w:rPr>
              <w:rFonts w:asciiTheme="minorHAnsi" w:eastAsiaTheme="minorEastAsia" w:hAnsiTheme="minorHAnsi" w:cstheme="minorBidi"/>
              <w:noProof/>
              <w:sz w:val="22"/>
              <w:szCs w:val="22"/>
              <w:lang w:eastAsia="pl-PL"/>
            </w:rPr>
            <w:tab/>
          </w:r>
          <w:r w:rsidR="002E6ADB" w:rsidRPr="00012E67">
            <w:rPr>
              <w:rStyle w:val="Hipercze"/>
              <w:noProof/>
            </w:rPr>
            <w:t>WNIOSKI</w:t>
          </w:r>
          <w:r w:rsidR="002E6ADB">
            <w:rPr>
              <w:noProof/>
              <w:webHidden/>
            </w:rPr>
            <w:tab/>
          </w:r>
          <w:r w:rsidR="002E6ADB">
            <w:rPr>
              <w:noProof/>
              <w:webHidden/>
            </w:rPr>
            <w:fldChar w:fldCharType="begin"/>
          </w:r>
          <w:r w:rsidR="002E6ADB">
            <w:rPr>
              <w:noProof/>
              <w:webHidden/>
            </w:rPr>
            <w:instrText xml:space="preserve"> PAGEREF _Toc376693471 \h </w:instrText>
          </w:r>
          <w:r w:rsidR="002E6ADB">
            <w:rPr>
              <w:noProof/>
              <w:webHidden/>
            </w:rPr>
          </w:r>
          <w:r w:rsidR="002E6ADB">
            <w:rPr>
              <w:noProof/>
              <w:webHidden/>
            </w:rPr>
            <w:fldChar w:fldCharType="separate"/>
          </w:r>
          <w:ins w:id="43" w:author="Pawel Wal" w:date="2014-01-13T09:09:00Z">
            <w:r w:rsidR="003842B4">
              <w:rPr>
                <w:noProof/>
                <w:webHidden/>
              </w:rPr>
              <w:t>57</w:t>
            </w:r>
          </w:ins>
          <w:del w:id="44" w:author="Pawel Wal" w:date="2014-01-13T09:04:00Z">
            <w:r w:rsidR="002E6ADB" w:rsidDel="007E4C72">
              <w:rPr>
                <w:noProof/>
                <w:webHidden/>
              </w:rPr>
              <w:delText>53</w:delText>
            </w:r>
          </w:del>
          <w:r w:rsidR="002E6ADB">
            <w:rPr>
              <w:noProof/>
              <w:webHidden/>
            </w:rPr>
            <w:fldChar w:fldCharType="end"/>
          </w:r>
          <w:r>
            <w:rPr>
              <w:noProof/>
            </w:rPr>
            <w:fldChar w:fldCharType="end"/>
          </w:r>
        </w:p>
        <w:p w14:paraId="27654860" w14:textId="77777777" w:rsidR="002E6ADB" w:rsidRDefault="00497BCF">
          <w:pPr>
            <w:pStyle w:val="Spistreci1"/>
            <w:tabs>
              <w:tab w:val="left" w:pos="880"/>
              <w:tab w:val="right" w:leader="dot" w:pos="9061"/>
            </w:tabs>
            <w:rPr>
              <w:rFonts w:asciiTheme="minorHAnsi" w:eastAsiaTheme="minorEastAsia" w:hAnsiTheme="minorHAnsi" w:cstheme="minorBidi"/>
              <w:noProof/>
              <w:sz w:val="22"/>
              <w:szCs w:val="22"/>
              <w:lang w:eastAsia="pl-PL"/>
            </w:rPr>
          </w:pPr>
          <w:r>
            <w:fldChar w:fldCharType="begin"/>
          </w:r>
          <w:r>
            <w:instrText xml:space="preserve"> HYPERLINK \l "_Toc376693472" </w:instrText>
          </w:r>
          <w:r>
            <w:fldChar w:fldCharType="separate"/>
          </w:r>
          <w:r w:rsidR="002E6ADB" w:rsidRPr="00012E67">
            <w:rPr>
              <w:rStyle w:val="Hipercze"/>
              <w:noProof/>
            </w:rPr>
            <w:t>6</w:t>
          </w:r>
          <w:r w:rsidR="002E6ADB">
            <w:rPr>
              <w:rFonts w:asciiTheme="minorHAnsi" w:eastAsiaTheme="minorEastAsia" w:hAnsiTheme="minorHAnsi" w:cstheme="minorBidi"/>
              <w:noProof/>
              <w:sz w:val="22"/>
              <w:szCs w:val="22"/>
              <w:lang w:eastAsia="pl-PL"/>
            </w:rPr>
            <w:tab/>
          </w:r>
          <w:r w:rsidR="002E6ADB" w:rsidRPr="00012E67">
            <w:rPr>
              <w:rStyle w:val="Hipercze"/>
              <w:noProof/>
            </w:rPr>
            <w:t>BIBLIOGRAFIA</w:t>
          </w:r>
          <w:r w:rsidR="002E6ADB">
            <w:rPr>
              <w:noProof/>
              <w:webHidden/>
            </w:rPr>
            <w:tab/>
          </w:r>
          <w:r w:rsidR="002E6ADB">
            <w:rPr>
              <w:noProof/>
              <w:webHidden/>
            </w:rPr>
            <w:fldChar w:fldCharType="begin"/>
          </w:r>
          <w:r w:rsidR="002E6ADB">
            <w:rPr>
              <w:noProof/>
              <w:webHidden/>
            </w:rPr>
            <w:instrText xml:space="preserve"> PAGEREF _Toc376693472 \h </w:instrText>
          </w:r>
          <w:r w:rsidR="002E6ADB">
            <w:rPr>
              <w:noProof/>
              <w:webHidden/>
            </w:rPr>
          </w:r>
          <w:r w:rsidR="002E6ADB">
            <w:rPr>
              <w:noProof/>
              <w:webHidden/>
            </w:rPr>
            <w:fldChar w:fldCharType="separate"/>
          </w:r>
          <w:ins w:id="45" w:author="Pawel Wal" w:date="2014-01-13T09:09:00Z">
            <w:r w:rsidR="003842B4">
              <w:rPr>
                <w:noProof/>
                <w:webHidden/>
              </w:rPr>
              <w:t>59</w:t>
            </w:r>
          </w:ins>
          <w:del w:id="46" w:author="Pawel Wal" w:date="2014-01-13T09:04:00Z">
            <w:r w:rsidR="002E6ADB" w:rsidDel="007E4C72">
              <w:rPr>
                <w:noProof/>
                <w:webHidden/>
              </w:rPr>
              <w:delText>53</w:delText>
            </w:r>
          </w:del>
          <w:r w:rsidR="002E6ADB">
            <w:rPr>
              <w:noProof/>
              <w:webHidden/>
            </w:rPr>
            <w:fldChar w:fldCharType="end"/>
          </w:r>
          <w:r>
            <w:rPr>
              <w:noProof/>
            </w:rPr>
            <w:fldChar w:fldCharType="end"/>
          </w:r>
        </w:p>
        <w:p w14:paraId="53D89974" w14:textId="77777777" w:rsidR="00BA3AE5" w:rsidRPr="00855588" w:rsidRDefault="00BA3AE5" w:rsidP="00DA05A2">
          <w:r w:rsidRPr="001A366C">
            <w:fldChar w:fldCharType="end"/>
          </w:r>
        </w:p>
      </w:sdtContent>
    </w:sdt>
    <w:p w14:paraId="3783E61C" w14:textId="77777777" w:rsidR="00B93983" w:rsidRPr="00855588" w:rsidRDefault="00B93983">
      <w:pPr>
        <w:spacing w:line="276" w:lineRule="auto"/>
        <w:ind w:firstLine="0"/>
        <w:rPr>
          <w:rFonts w:eastAsiaTheme="majorEastAsia"/>
          <w:b/>
          <w:bCs/>
          <w:sz w:val="28"/>
          <w:szCs w:val="28"/>
        </w:rPr>
      </w:pPr>
      <w:bookmarkStart w:id="47" w:name="_Ref375588708"/>
      <w:r w:rsidRPr="00855588">
        <w:br w:type="page"/>
      </w:r>
    </w:p>
    <w:p w14:paraId="5A1F9A62" w14:textId="77777777" w:rsidR="00BA3AE5" w:rsidRPr="00855588" w:rsidRDefault="00BA3AE5" w:rsidP="00DA05A2">
      <w:pPr>
        <w:pStyle w:val="Nagwek1"/>
      </w:pPr>
      <w:bookmarkStart w:id="48" w:name="_Toc376693417"/>
      <w:r w:rsidRPr="00855588">
        <w:lastRenderedPageBreak/>
        <w:t>WSTĘP</w:t>
      </w:r>
      <w:bookmarkEnd w:id="47"/>
      <w:bookmarkEnd w:id="48"/>
    </w:p>
    <w:p w14:paraId="0BF5C1B0" w14:textId="0DBE923A" w:rsidR="005D6A50" w:rsidRPr="00855588" w:rsidRDefault="00DA05A2" w:rsidP="001A366C">
      <w:r w:rsidRPr="00D93B98">
        <w:t>Ponad</w:t>
      </w:r>
      <w:r w:rsidRPr="00855588">
        <w:t xml:space="preserve"> czterdzieści lat temu, w roku 1970, Bruce Irons opublikował swoją koncepcję programu rozwiązującego układy równań w postaci macierzy rzadkich metodą frontalną. </w:t>
      </w:r>
      <w:r w:rsidR="00627405" w:rsidRPr="00855588">
        <w:t>Jego główną motywacją do opracowania tej techniki była nie tylko wydajność, ale również zużycie pamięci</w:t>
      </w:r>
      <w:r w:rsidR="00855588" w:rsidRPr="00855588">
        <w:t xml:space="preserve"> </w:t>
      </w:r>
      <w:r w:rsidR="00627405" w:rsidRPr="00D93B98">
        <w:t>[</w:t>
      </w:r>
      <w:r w:rsidR="00627405" w:rsidRPr="00855588">
        <w:fldChar w:fldCharType="begin"/>
      </w:r>
      <w:r w:rsidR="00627405" w:rsidRPr="00855588">
        <w:instrText xml:space="preserve"> REF irons \h </w:instrText>
      </w:r>
      <w:r w:rsidR="00855588" w:rsidRPr="00855588">
        <w:instrText xml:space="preserve"> \* MERGEFORMAT </w:instrText>
      </w:r>
      <w:r w:rsidR="00627405" w:rsidRPr="00855588">
        <w:fldChar w:fldCharType="separate"/>
      </w:r>
      <w:ins w:id="49" w:author="Pawel Wal" w:date="2014-01-13T09:09:00Z">
        <w:r w:rsidR="003842B4" w:rsidRPr="003842B4">
          <w:rPr>
            <w:shd w:val="clear" w:color="auto" w:fill="FFFFFF"/>
            <w:rPrChange w:id="50" w:author="Pawel Wal" w:date="2014-01-13T09:09:00Z">
              <w:rPr>
                <w:noProof/>
                <w:shd w:val="clear" w:color="auto" w:fill="FFFFFF"/>
                <w:lang w:val="en-GB"/>
              </w:rPr>
            </w:rPrChange>
          </w:rPr>
          <w:t>5</w:t>
        </w:r>
      </w:ins>
      <w:del w:id="51" w:author="Pawel Wal" w:date="2014-01-13T09:04:00Z">
        <w:r w:rsidR="002E6ADB" w:rsidRPr="002E6ADB" w:rsidDel="007E4C72">
          <w:rPr>
            <w:shd w:val="clear" w:color="auto" w:fill="FFFFFF"/>
          </w:rPr>
          <w:delText>5</w:delText>
        </w:r>
      </w:del>
      <w:r w:rsidR="00627405" w:rsidRPr="00855588">
        <w:fldChar w:fldCharType="end"/>
      </w:r>
      <w:r w:rsidR="00627405" w:rsidRPr="00855588">
        <w:t>]. Irons pracował z komputerem ICT 1905, który w najlepszym razie mógł mieć 96 kilobajtów pamięci operacyjnej</w:t>
      </w:r>
      <w:r w:rsidR="00754B8D" w:rsidRPr="00855588">
        <w:t xml:space="preserve"> w postaci 32</w:t>
      </w:r>
      <w:r w:rsidR="00855588" w:rsidRPr="00855588">
        <w:t> </w:t>
      </w:r>
      <w:r w:rsidR="00754B8D" w:rsidRPr="00D93B98">
        <w:t>768 słów po 24 bity</w:t>
      </w:r>
      <w:r w:rsidR="00627405" w:rsidRPr="00D93B98">
        <w:t>.</w:t>
      </w:r>
      <w:r w:rsidR="00754B8D" w:rsidRPr="00D93B98">
        <w:t xml:space="preserve"> Nic wi</w:t>
      </w:r>
      <w:r w:rsidR="00754B8D" w:rsidRPr="00CC51EC">
        <w:t xml:space="preserve">ęc w tym dziwnego, że poszukiwał rozwiązania jak najbardziej optymalnego pamięciowo. </w:t>
      </w:r>
      <w:r w:rsidR="00754B8D" w:rsidRPr="00855588">
        <w:t xml:space="preserve">Dziś co prawda pamięć jest znacznie mniej ograniczonym zasobem – przeciętny komputer biurowy dysponuje na ogół kilkoma gigabajtami, </w:t>
      </w:r>
      <w:r w:rsidR="00855588">
        <w:t xml:space="preserve">a </w:t>
      </w:r>
      <w:r w:rsidR="00754B8D" w:rsidRPr="00855588">
        <w:t>większość kart</w:t>
      </w:r>
      <w:r w:rsidR="00855588">
        <w:t>,</w:t>
      </w:r>
      <w:r w:rsidR="00754B8D" w:rsidRPr="00855588">
        <w:t xml:space="preserve"> które wykorzystuje się do obliczeń nie posiada mniej niż gigabajt. Jak jednak mówi przysłowie – apetyt rośnie w miarę jedzenia. Wraz ze wzrostem pamięci i mocy obliczeniowej wzrastają również rozmiary problemów – w tym tych z zakresu metody elementów </w:t>
      </w:r>
      <w:r w:rsidR="00EF4E93" w:rsidRPr="00855588">
        <w:t>skończonych</w:t>
      </w:r>
      <w:r w:rsidR="00EF4E93">
        <w:t>, które interesują badaczy.</w:t>
      </w:r>
    </w:p>
    <w:p w14:paraId="6E1426AC" w14:textId="4D20D5B1" w:rsidR="00D40750" w:rsidRPr="00855588" w:rsidRDefault="00EF6D3A" w:rsidP="00DA05A2">
      <w:r w:rsidRPr="00855588">
        <w:t>Wraz z biegiem lat technologia obliczeniowa ewoluowała</w:t>
      </w:r>
      <w:r w:rsidR="00950408">
        <w:t>. Kulminacją tej ewolucji są nowoczesne wielordzeniowe procesory i koprocesory obliczeniowe oraz karty graficzne. Szczególnie</w:t>
      </w:r>
      <w:r w:rsidR="008E7DF6" w:rsidRPr="00855588">
        <w:t xml:space="preserve"> </w:t>
      </w:r>
      <w:r w:rsidR="00950408">
        <w:t>interesujące z punktu widzenia obliczeń wysokiej wydajności są te ostatnie</w:t>
      </w:r>
      <w:r w:rsidR="008E7DF6" w:rsidRPr="00855588">
        <w:t xml:space="preserve">. Składają się z jednego lub więcej procesorów </w:t>
      </w:r>
      <w:r w:rsidR="00855588">
        <w:t>strumieniowych</w:t>
      </w:r>
      <w:r w:rsidR="008E7DF6" w:rsidRPr="00855588">
        <w:t>, z których każdy dysponuje na ogół dużą ilością rdzeni obliczeniowych</w:t>
      </w:r>
      <w:r w:rsidR="00847FF4">
        <w:t>. Każdy z tych rdzeni może</w:t>
      </w:r>
      <w:r w:rsidR="008E7DF6" w:rsidRPr="00855588">
        <w:t xml:space="preserve"> wykonywać obliczenia już nie tylko równolegle, ale w sposób masowo równoległy, niedostępny dla urządzeń opart</w:t>
      </w:r>
      <w:r w:rsidR="00A961A1" w:rsidRPr="00855588">
        <w:t>ych na klasycznych procesorach.</w:t>
      </w:r>
      <w:r w:rsidR="00D40750" w:rsidRPr="00855588">
        <w:t xml:space="preserve"> </w:t>
      </w:r>
      <w:r w:rsidR="00A961A1" w:rsidRPr="00855588">
        <w:t>Dla kodu obliczeniowego uruchamianego na takich urządzeniach istnieje jednak szereg ograniczeń</w:t>
      </w:r>
      <w:r w:rsidR="00855588">
        <w:t xml:space="preserve"> </w:t>
      </w:r>
      <w:r w:rsidR="00783F98" w:rsidRPr="00855588">
        <w:t>[</w:t>
      </w:r>
      <w:r w:rsidR="00783F98" w:rsidRPr="00855588">
        <w:fldChar w:fldCharType="begin"/>
      </w:r>
      <w:r w:rsidR="00783F98" w:rsidRPr="00855588">
        <w:instrText xml:space="preserve"> REF cook_cudadev \h </w:instrText>
      </w:r>
      <w:r w:rsidR="00783F98" w:rsidRPr="00855588">
        <w:fldChar w:fldCharType="separate"/>
      </w:r>
      <w:ins w:id="52" w:author="Pawel Wal" w:date="2014-01-13T09:09:00Z">
        <w:r w:rsidR="003842B4">
          <w:rPr>
            <w:noProof/>
            <w:shd w:val="clear" w:color="auto" w:fill="FFFFFF"/>
            <w:lang w:val="en-GB"/>
          </w:rPr>
          <w:t>4</w:t>
        </w:r>
      </w:ins>
      <w:del w:id="53" w:author="Pawel Wal" w:date="2014-01-13T09:04:00Z">
        <w:r w:rsidR="002E6ADB" w:rsidRPr="002E6ADB" w:rsidDel="007E4C72">
          <w:rPr>
            <w:noProof/>
            <w:shd w:val="clear" w:color="auto" w:fill="FFFFFF"/>
          </w:rPr>
          <w:delText>4</w:delText>
        </w:r>
      </w:del>
      <w:r w:rsidR="00783F98" w:rsidRPr="00855588">
        <w:fldChar w:fldCharType="end"/>
      </w:r>
      <w:r w:rsidR="00783F98" w:rsidRPr="00855588">
        <w:t>]</w:t>
      </w:r>
      <w:r w:rsidR="00A961A1" w:rsidRPr="00855588">
        <w:t xml:space="preserve">: transfery z pamięci </w:t>
      </w:r>
      <w:r w:rsidR="00783F98" w:rsidRPr="00855588">
        <w:t>dostępu ogólnego (pamięci hosta)</w:t>
      </w:r>
      <w:r w:rsidR="00A961A1" w:rsidRPr="00855588">
        <w:t xml:space="preserve"> do pamięci urządzenia </w:t>
      </w:r>
      <w:r w:rsidR="00783F98" w:rsidRPr="00855588">
        <w:t>są kosztowne czasowo</w:t>
      </w:r>
      <w:r w:rsidR="00855588">
        <w:t>,</w:t>
      </w:r>
      <w:r w:rsidR="00783F98" w:rsidRPr="00855588">
        <w:t xml:space="preserve"> gdyż wymuszają okresy</w:t>
      </w:r>
      <w:r w:rsidR="00855588">
        <w:t>,</w:t>
      </w:r>
      <w:r w:rsidR="00783F98" w:rsidRPr="00855588">
        <w:t xml:space="preserve"> w których ani CPU, ani GPU nie wykonują obliczeń, operacje atomowe</w:t>
      </w:r>
      <w:r w:rsidR="00D40750" w:rsidRPr="00855588">
        <w:t xml:space="preserve"> na pamięci globalnej są powolne, problem stanowi również nadmierna dywergencja wątków. </w:t>
      </w:r>
    </w:p>
    <w:p w14:paraId="161C74FF" w14:textId="0B832F76" w:rsidR="00D40750" w:rsidRPr="00855588" w:rsidRDefault="00D40750" w:rsidP="00DA05A2">
      <w:r w:rsidRPr="00855588">
        <w:t xml:space="preserve">Niniejsza praca jest poświęcona implementacji </w:t>
      </w:r>
      <w:proofErr w:type="spellStart"/>
      <w:r w:rsidRPr="00855588">
        <w:t>solwera</w:t>
      </w:r>
      <w:proofErr w:type="spellEnd"/>
      <w:r w:rsidRPr="00855588">
        <w:t xml:space="preserve"> podążającego za ideą </w:t>
      </w:r>
      <w:proofErr w:type="spellStart"/>
      <w:r w:rsidRPr="00855588">
        <w:t>solwera</w:t>
      </w:r>
      <w:proofErr w:type="spellEnd"/>
      <w:r w:rsidRPr="00855588">
        <w:t xml:space="preserve"> frontalnego zaprezentowanego w 1970 roku przez Ironsa, rozumianej jako rozłożenie złożonego problemu na serię częściowo tylko od siebie zależnych</w:t>
      </w:r>
      <w:r w:rsidR="00D95855" w:rsidRPr="00855588">
        <w:t>, lżejszych pamięciowo</w:t>
      </w:r>
      <w:r w:rsidRPr="00855588">
        <w:t xml:space="preserve"> i znacznie prostszych obliczeniowo </w:t>
      </w:r>
      <w:proofErr w:type="spellStart"/>
      <w:r w:rsidRPr="00855588">
        <w:t>pod</w:t>
      </w:r>
      <w:r w:rsidRPr="00D93B98">
        <w:t>problemów</w:t>
      </w:r>
      <w:proofErr w:type="spellEnd"/>
      <w:r w:rsidRPr="00D93B98">
        <w:t xml:space="preserve">. Celem przyświecającym tej pracy jest </w:t>
      </w:r>
      <w:r w:rsidRPr="006C6F6F">
        <w:t xml:space="preserve">również stworzenie oprogramowania wykorzystującego w </w:t>
      </w:r>
      <w:r w:rsidR="00D95855" w:rsidRPr="00D833E6">
        <w:t xml:space="preserve">najlepszy </w:t>
      </w:r>
      <w:r w:rsidR="00D95855" w:rsidRPr="00855588">
        <w:t>sposób</w:t>
      </w:r>
      <w:r w:rsidRPr="00855588">
        <w:t xml:space="preserve"> możliwości masowej równoległości oferowan</w:t>
      </w:r>
      <w:r w:rsidR="00D95855" w:rsidRPr="00855588">
        <w:t>e przez nowoczesne, wysokowydajne urządzenia obliczeniowe.</w:t>
      </w:r>
    </w:p>
    <w:p w14:paraId="5CC10C50" w14:textId="77777777" w:rsidR="00C43B66" w:rsidRPr="00855588" w:rsidRDefault="00C43B66" w:rsidP="00DA05A2">
      <w:r w:rsidRPr="00855588">
        <w:t>Mimo</w:t>
      </w:r>
      <w:r w:rsidR="00855588">
        <w:t>,</w:t>
      </w:r>
      <w:r w:rsidRPr="00855588">
        <w:t xml:space="preserve"> iż oprogramowanie podąża za myślą Ironsa, postulowana przez niego metoda rozwiązywania układów równań liniowych nie została dosłownie zastosowana. Zasada matematyczna</w:t>
      </w:r>
      <w:r w:rsidR="00855588">
        <w:t>,</w:t>
      </w:r>
      <w:r w:rsidRPr="00855588">
        <w:t xml:space="preserve"> na której opiera się stworzone oprogramowanie jest wyprowadzona ze </w:t>
      </w:r>
      <w:r w:rsidRPr="00855588">
        <w:lastRenderedPageBreak/>
        <w:t>zmodyfikowanej metody eliminacji Gaussa. Modyfikacje mają na celu wykorzystanie mocnych stron zastosowanych urządzeń obliczeniowych, jednocześnie omijając ich ograniczenia i potencjalne słabości.</w:t>
      </w:r>
    </w:p>
    <w:p w14:paraId="7502434F" w14:textId="607F75BF" w:rsidR="00D95855" w:rsidRPr="00855588" w:rsidRDefault="00D95855" w:rsidP="00DA05A2">
      <w:r w:rsidRPr="00855588">
        <w:t>Do realizacji samego oprogramowania została wykorzystana architektura i zestaw bibliotek OpenCL. Każdy z wiodących producentów sprzętu obliczeniowego ma zazwyczaj swoją własną architekturę</w:t>
      </w:r>
      <w:r w:rsidR="00855588">
        <w:t>,</w:t>
      </w:r>
      <w:r w:rsidRPr="00855588">
        <w:t xml:space="preserve"> którą obsługują jego urządzenia – jest to na przykład oprogramowanie CUDA dla urządzeń firmy NVIDIA czy </w:t>
      </w:r>
      <w:proofErr w:type="spellStart"/>
      <w:r w:rsidRPr="00855588">
        <w:t>Stream</w:t>
      </w:r>
      <w:proofErr w:type="spellEnd"/>
      <w:r w:rsidRPr="00855588">
        <w:t xml:space="preserve"> od firmy ATI. W odróżnieniu od nich OpenCL jest otwartym standardem, którego implementacje dla konkretnych urządzeń należą wprawdzie do ich producentów, lecz jego zastosowanie jest możliwe na urządzeniach NVIDIA, ATI, Intel, a nawet na niektórych procesorach w architekturze ARM pod kontrolą systemu Android</w:t>
      </w:r>
      <w:r w:rsidR="00855588">
        <w:t xml:space="preserve"> </w:t>
      </w:r>
      <w:r w:rsidR="00C43B66" w:rsidRPr="00855588">
        <w:t>[</w:t>
      </w:r>
      <w:r w:rsidR="00C43B66" w:rsidRPr="00855588">
        <w:fldChar w:fldCharType="begin"/>
      </w:r>
      <w:r w:rsidR="00C43B66" w:rsidRPr="00855588">
        <w:instrText xml:space="preserve"> REF khronosconformant \h </w:instrText>
      </w:r>
      <w:r w:rsidR="00C43B66" w:rsidRPr="00855588">
        <w:fldChar w:fldCharType="separate"/>
      </w:r>
      <w:ins w:id="54" w:author="Pawel Wal" w:date="2014-01-13T09:09:00Z">
        <w:r w:rsidR="003842B4">
          <w:rPr>
            <w:noProof/>
            <w:lang w:val="en-GB"/>
          </w:rPr>
          <w:t>12</w:t>
        </w:r>
      </w:ins>
      <w:del w:id="55" w:author="Pawel Wal" w:date="2014-01-13T09:04:00Z">
        <w:r w:rsidR="002E6ADB" w:rsidRPr="002E6ADB" w:rsidDel="007E4C72">
          <w:rPr>
            <w:noProof/>
          </w:rPr>
          <w:delText>12</w:delText>
        </w:r>
      </w:del>
      <w:r w:rsidR="00C43B66" w:rsidRPr="00855588">
        <w:fldChar w:fldCharType="end"/>
      </w:r>
      <w:r w:rsidR="00C43B66" w:rsidRPr="00855588">
        <w:t>]</w:t>
      </w:r>
      <w:r w:rsidRPr="00855588">
        <w:t>.</w:t>
      </w:r>
      <w:r w:rsidR="00C43B66" w:rsidRPr="00855588">
        <w:t xml:space="preserve"> Standard OpenCL dostarcza warstwę abstrakcji, dzięki której urządzenie</w:t>
      </w:r>
      <w:r w:rsidR="00855588">
        <w:t>,</w:t>
      </w:r>
      <w:r w:rsidR="00C43B66" w:rsidRPr="00855588">
        <w:t xml:space="preserve"> na którym wykonywany jest kod nie ma znaczenia dla twórcy oprogramowania tak długo</w:t>
      </w:r>
      <w:r w:rsidR="00855588">
        <w:t>,</w:t>
      </w:r>
      <w:r w:rsidR="00C43B66" w:rsidRPr="00855588">
        <w:t xml:space="preserve"> jak implementacja OpenCL dla tej platformy jest z nim zgodna.</w:t>
      </w:r>
    </w:p>
    <w:p w14:paraId="72DD1D44" w14:textId="2F3030A1" w:rsidR="007B47C5" w:rsidRPr="00855588" w:rsidRDefault="00A37357" w:rsidP="007B47C5">
      <w:r w:rsidRPr="00855588">
        <w:t>Stworzony kod został przetestowany pod kątem wydajności dla szeregu macierzy o różnych rozmiarach.</w:t>
      </w:r>
      <w:r w:rsidR="00EA3928">
        <w:t xml:space="preserve"> Do testów została wykorzystana karta graficzno-obliczeniowa NVIDIA Tesla M2090 oraz procesor Intel Xeon X5650.</w:t>
      </w:r>
      <w:r w:rsidR="00EA3928" w:rsidRPr="00855588">
        <w:t xml:space="preserve"> </w:t>
      </w:r>
    </w:p>
    <w:p w14:paraId="27B8A560" w14:textId="77777777" w:rsidR="00855588" w:rsidRDefault="00855588">
      <w:pPr>
        <w:spacing w:line="276" w:lineRule="auto"/>
        <w:ind w:firstLine="0"/>
        <w:rPr>
          <w:rFonts w:eastAsiaTheme="majorEastAsia"/>
          <w:b/>
          <w:bCs/>
          <w:sz w:val="28"/>
          <w:szCs w:val="28"/>
        </w:rPr>
      </w:pPr>
      <w:r>
        <w:br w:type="page"/>
      </w:r>
    </w:p>
    <w:p w14:paraId="71AD2E76" w14:textId="77777777" w:rsidR="007B47C5" w:rsidRPr="00855588" w:rsidRDefault="007B47C5" w:rsidP="007B47C5">
      <w:pPr>
        <w:pStyle w:val="Nagwek1"/>
      </w:pPr>
      <w:bookmarkStart w:id="56" w:name="_Toc376693418"/>
      <w:r w:rsidRPr="00855588">
        <w:lastRenderedPageBreak/>
        <w:t>WPROWADZENIE TEORETYCZNE</w:t>
      </w:r>
      <w:bookmarkEnd w:id="56"/>
    </w:p>
    <w:p w14:paraId="142E3490" w14:textId="77777777" w:rsidR="00F3098E" w:rsidRDefault="006A0E56" w:rsidP="00F3098E">
      <w:pPr>
        <w:pStyle w:val="Nagwek2"/>
      </w:pPr>
      <w:bookmarkStart w:id="57" w:name="_Toc376693419"/>
      <w:r w:rsidRPr="00855588">
        <w:t>METODY ROZWIĄZYWANIA UKŁADÓW RÓWNAŃ LINIOWYCH</w:t>
      </w:r>
      <w:bookmarkEnd w:id="57"/>
    </w:p>
    <w:p w14:paraId="782EB4BB" w14:textId="4E096AA8" w:rsidR="00F3098E" w:rsidRPr="00F3098E" w:rsidRDefault="00F3098E" w:rsidP="00F3098E">
      <w:r w:rsidRPr="00855588">
        <w:t>Koniunkcję pewnej liczby równań liniowych</w:t>
      </w:r>
      <w:r>
        <w:t>,</w:t>
      </w:r>
      <w:r w:rsidRPr="00855588">
        <w:t xml:space="preserve"> w skład których wchodzi ten sam zestaw zmiennych nazywa się układem równań liniowych. Układ tak</w:t>
      </w:r>
      <w:r>
        <w:t>i</w:t>
      </w:r>
      <w:r w:rsidRPr="00855588">
        <w:t xml:space="preserve"> można zapisać w postaci równania macierzowego</w:t>
      </w:r>
      <w:r>
        <w:t xml:space="preserve"> (</w:t>
      </w:r>
      <w:r>
        <w:fldChar w:fldCharType="begin"/>
      </w:r>
      <w:r>
        <w:instrText xml:space="preserve"> REF A_eq1 \h </w:instrText>
      </w:r>
      <w:r>
        <w:fldChar w:fldCharType="separate"/>
      </w:r>
      <w:r w:rsidR="003842B4">
        <w:rPr>
          <w:noProof/>
        </w:rPr>
        <w:t>1</w:t>
      </w:r>
      <w:r>
        <w:fldChar w:fldCharType="end"/>
      </w:r>
      <w:r>
        <w:t>).</w:t>
      </w:r>
    </w:p>
    <w:tbl>
      <w:tblPr>
        <w:tblStyle w:val="Tabela-Siatka"/>
        <w:tblW w:w="5000" w:type="pct"/>
        <w:jc w:val="center"/>
        <w:tblLook w:val="04A0" w:firstRow="1" w:lastRow="0" w:firstColumn="1" w:lastColumn="0" w:noHBand="0" w:noVBand="1"/>
      </w:tblPr>
      <w:tblGrid>
        <w:gridCol w:w="1393"/>
        <w:gridCol w:w="6501"/>
        <w:gridCol w:w="1393"/>
      </w:tblGrid>
      <w:tr w:rsidR="00573BB9" w14:paraId="72EA8E0B" w14:textId="77777777" w:rsidTr="00CE65B9">
        <w:trPr>
          <w:cantSplit/>
          <w:jc w:val="center"/>
        </w:trPr>
        <w:tc>
          <w:tcPr>
            <w:tcW w:w="750" w:type="pct"/>
            <w:tcBorders>
              <w:top w:val="nil"/>
              <w:left w:val="nil"/>
              <w:bottom w:val="nil"/>
              <w:right w:val="nil"/>
            </w:tcBorders>
            <w:vAlign w:val="center"/>
          </w:tcPr>
          <w:p w14:paraId="574B9F92" w14:textId="62C9F0FB" w:rsidR="00573BB9" w:rsidRDefault="00573BB9" w:rsidP="00DA05A2">
            <w:pPr>
              <w:ind w:firstLine="0"/>
            </w:pPr>
          </w:p>
        </w:tc>
        <w:tc>
          <w:tcPr>
            <w:tcW w:w="3500" w:type="pct"/>
            <w:tcBorders>
              <w:top w:val="nil"/>
              <w:left w:val="nil"/>
              <w:bottom w:val="nil"/>
              <w:right w:val="nil"/>
            </w:tcBorders>
            <w:vAlign w:val="center"/>
          </w:tcPr>
          <w:p w14:paraId="1D8FB965" w14:textId="76EBAB44" w:rsidR="00573BB9" w:rsidRDefault="00573BB9" w:rsidP="00DA05A2">
            <w:pPr>
              <w:ind w:firstLine="0"/>
            </w:pPr>
            <m:oMathPara>
              <m:oMath>
                <m:r>
                  <w:rPr>
                    <w:rFonts w:ascii="Cambria Math" w:hAnsi="Cambria Math"/>
                  </w:rPr>
                  <m:t>Ax</m:t>
                </m:r>
                <m:r>
                  <m:rPr>
                    <m:sty m:val="p"/>
                  </m:rPr>
                  <w:rPr>
                    <w:rFonts w:ascii="Cambria Math" w:hAnsi="Cambria Math"/>
                  </w:rPr>
                  <m:t>=</m:t>
                </m:r>
                <m:r>
                  <w:rPr>
                    <w:rFonts w:ascii="Cambria Math" w:hAnsi="Cambria Math"/>
                  </w:rPr>
                  <m:t>b</m:t>
                </m:r>
              </m:oMath>
            </m:oMathPara>
          </w:p>
        </w:tc>
        <w:tc>
          <w:tcPr>
            <w:tcW w:w="750" w:type="pct"/>
            <w:tcBorders>
              <w:top w:val="nil"/>
              <w:left w:val="nil"/>
              <w:bottom w:val="nil"/>
              <w:right w:val="nil"/>
            </w:tcBorders>
            <w:vAlign w:val="center"/>
          </w:tcPr>
          <w:p w14:paraId="2DC82971" w14:textId="77777777" w:rsidR="00573BB9" w:rsidRDefault="00573BB9" w:rsidP="00573BB9">
            <w:pPr>
              <w:ind w:firstLine="0"/>
              <w:jc w:val="right"/>
            </w:pPr>
            <w:r>
              <w:t>(</w:t>
            </w:r>
            <w:bookmarkStart w:id="58" w:name="A_eq1"/>
            <w:r>
              <w:fldChar w:fldCharType="begin"/>
            </w:r>
            <w:r>
              <w:instrText xml:space="preserve"> SEQ eqt </w:instrText>
            </w:r>
            <w:r>
              <w:fldChar w:fldCharType="separate"/>
            </w:r>
            <w:r w:rsidR="003842B4">
              <w:rPr>
                <w:noProof/>
              </w:rPr>
              <w:t>1</w:t>
            </w:r>
            <w:r>
              <w:fldChar w:fldCharType="end"/>
            </w:r>
            <w:bookmarkEnd w:id="58"/>
            <w:r>
              <w:t>)</w:t>
            </w:r>
          </w:p>
        </w:tc>
      </w:tr>
    </w:tbl>
    <w:p w14:paraId="7D9DDE02" w14:textId="77777777" w:rsidR="00573BB9" w:rsidRPr="00573BB9" w:rsidRDefault="00573BB9" w:rsidP="00DA05A2">
      <w:pPr>
        <w:rPr>
          <w:rFonts w:eastAsiaTheme="minorEastAsia"/>
        </w:rPr>
      </w:pPr>
    </w:p>
    <w:p w14:paraId="527514BA" w14:textId="3007E45F" w:rsidR="00573BB9" w:rsidRDefault="00F3098E" w:rsidP="00CE65B9">
      <w:r>
        <w:t>Ogólną reprezentację macierzową układu przedstawia równanie (</w:t>
      </w:r>
      <w:r>
        <w:fldChar w:fldCharType="begin"/>
      </w:r>
      <w:r>
        <w:instrText xml:space="preserve"> REF A_eq2 \h </w:instrText>
      </w:r>
      <w:r>
        <w:fldChar w:fldCharType="separate"/>
      </w:r>
      <w:r w:rsidR="003842B4">
        <w:rPr>
          <w:noProof/>
        </w:rPr>
        <w:t>2</w:t>
      </w:r>
      <w:r>
        <w:fldChar w:fldCharType="end"/>
      </w:r>
      <w:r>
        <w:t>).</w:t>
      </w:r>
    </w:p>
    <w:tbl>
      <w:tblPr>
        <w:tblStyle w:val="Tabela-Siatka"/>
        <w:tblW w:w="5000" w:type="pct"/>
        <w:jc w:val="center"/>
        <w:tblLook w:val="04A0" w:firstRow="1" w:lastRow="0" w:firstColumn="1" w:lastColumn="0" w:noHBand="0" w:noVBand="1"/>
      </w:tblPr>
      <w:tblGrid>
        <w:gridCol w:w="1393"/>
        <w:gridCol w:w="6501"/>
        <w:gridCol w:w="1393"/>
      </w:tblGrid>
      <w:tr w:rsidR="00751009" w14:paraId="15E7131C" w14:textId="77777777" w:rsidTr="00CE65B9">
        <w:trPr>
          <w:cantSplit/>
          <w:jc w:val="center"/>
        </w:trPr>
        <w:tc>
          <w:tcPr>
            <w:tcW w:w="750" w:type="pct"/>
            <w:tcBorders>
              <w:top w:val="nil"/>
              <w:left w:val="nil"/>
              <w:bottom w:val="nil"/>
              <w:right w:val="nil"/>
            </w:tcBorders>
            <w:vAlign w:val="center"/>
          </w:tcPr>
          <w:p w14:paraId="3EFB9D0D" w14:textId="77777777" w:rsidR="00751009" w:rsidRDefault="00751009" w:rsidP="00DA05A2">
            <w:pPr>
              <w:ind w:firstLine="0"/>
            </w:pPr>
          </w:p>
        </w:tc>
        <w:tc>
          <w:tcPr>
            <w:tcW w:w="3500" w:type="pct"/>
            <w:tcBorders>
              <w:top w:val="nil"/>
              <w:left w:val="nil"/>
              <w:bottom w:val="nil"/>
              <w:right w:val="nil"/>
            </w:tcBorders>
            <w:vAlign w:val="center"/>
          </w:tcPr>
          <w:p w14:paraId="55C4CE98" w14:textId="30247523" w:rsidR="00751009" w:rsidRDefault="00497BCF" w:rsidP="00DA05A2">
            <w:pPr>
              <w:ind w:firstLine="0"/>
            </w:pPr>
            <m:oMathPara>
              <m:oMath>
                <m:d>
                  <m:dPr>
                    <m:begChr m:val="["/>
                    <m:endChr m:val="]"/>
                    <m:ctrlPr>
                      <w:rPr>
                        <w:rFonts w:ascii="Cambria Math" w:hAnsi="Cambria Math"/>
                      </w:rPr>
                    </m:ctrlPr>
                  </m:dPr>
                  <m:e>
                    <m:m>
                      <m:mPr>
                        <m:rSpRul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11</m:t>
                              </m:r>
                            </m:sub>
                          </m:sSub>
                        </m:e>
                        <m:e>
                          <m:sSub>
                            <m:sSubPr>
                              <m:ctrlPr>
                                <w:rPr>
                                  <w:rFonts w:ascii="Cambria Math" w:hAnsi="Cambria Math"/>
                                </w:rPr>
                              </m:ctrlPr>
                            </m:sSubPr>
                            <m:e>
                              <m:r>
                                <w:rPr>
                                  <w:rFonts w:ascii="Cambria Math" w:hAnsi="Cambria Math"/>
                                </w:rPr>
                                <m:t>a</m:t>
                              </m:r>
                            </m:e>
                            <m:sub>
                              <m:r>
                                <m:rPr>
                                  <m:sty m:val="p"/>
                                </m:rPr>
                                <w:rPr>
                                  <w:rFonts w:ascii="Cambria Math" w:hAnsi="Cambria Math"/>
                                </w:rPr>
                                <m:t>12</m:t>
                              </m:r>
                            </m:sub>
                          </m:sSub>
                        </m:e>
                        <m:e>
                          <m:r>
                            <m:rPr>
                              <m:sty m:val="p"/>
                            </m:rPr>
                            <w:rPr>
                              <w:rFonts w:ascii="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m:rPr>
                                  <m:sty m:val="p"/>
                                </m:rPr>
                                <w:rPr>
                                  <w:rFonts w:ascii="Cambria Math" w:hAnsi="Cambria Math"/>
                                </w:rPr>
                                <m:t>1</m:t>
                              </m:r>
                              <m:r>
                                <w:rPr>
                                  <w:rFonts w:ascii="Cambria Math" w:hAnsi="Cambria Math"/>
                                </w:rPr>
                                <m:t>n</m:t>
                              </m:r>
                            </m:sub>
                          </m:sSub>
                          <m:ctrlPr>
                            <w:rPr>
                              <w:rFonts w:ascii="Cambria Math" w:eastAsia="Cambria Math" w:hAnsi="Cambria Math"/>
                            </w:rPr>
                          </m:ctrlPr>
                        </m:e>
                      </m:mr>
                      <m:mr>
                        <m:e>
                          <m:sSub>
                            <m:sSubPr>
                              <m:ctrlPr>
                                <w:rPr>
                                  <w:rFonts w:ascii="Cambria Math" w:hAnsi="Cambria Math"/>
                                </w:rPr>
                              </m:ctrlPr>
                            </m:sSubPr>
                            <m:e>
                              <m:r>
                                <w:rPr>
                                  <w:rFonts w:ascii="Cambria Math" w:hAnsi="Cambria Math"/>
                                </w:rPr>
                                <m:t>a</m:t>
                              </m:r>
                            </m:e>
                            <m:sub>
                              <m:r>
                                <m:rPr>
                                  <m:sty m:val="p"/>
                                </m:rPr>
                                <w:rPr>
                                  <w:rFonts w:ascii="Cambria Math" w:hAnsi="Cambria Math"/>
                                </w:rPr>
                                <m:t>21</m:t>
                              </m:r>
                            </m:sub>
                          </m:sSub>
                        </m:e>
                        <m:e>
                          <m:sSub>
                            <m:sSubPr>
                              <m:ctrlPr>
                                <w:rPr>
                                  <w:rFonts w:ascii="Cambria Math" w:hAnsi="Cambria Math"/>
                                </w:rPr>
                              </m:ctrlPr>
                            </m:sSubPr>
                            <m:e>
                              <m:r>
                                <w:rPr>
                                  <w:rFonts w:ascii="Cambria Math" w:hAnsi="Cambria Math"/>
                                </w:rPr>
                                <m:t>a</m:t>
                              </m:r>
                            </m:e>
                            <m:sub>
                              <m:r>
                                <m:rPr>
                                  <m:sty m:val="p"/>
                                </m:rPr>
                                <w:rPr>
                                  <w:rFonts w:ascii="Cambria Math" w:hAnsi="Cambria Math"/>
                                </w:rPr>
                                <m:t>22</m:t>
                              </m:r>
                            </m:sub>
                          </m:sSub>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m:rPr>
                                  <m:sty m:val="p"/>
                                </m:rPr>
                                <w:rPr>
                                  <w:rFonts w:ascii="Cambria Math" w:hAnsi="Cambria Math"/>
                                </w:rPr>
                                <m:t>2</m:t>
                              </m:r>
                              <m:r>
                                <w:rPr>
                                  <w:rFonts w:ascii="Cambria Math" w:hAnsi="Cambria Math"/>
                                </w:rPr>
                                <m:t>n</m:t>
                              </m:r>
                            </m:sub>
                          </m:sSub>
                          <m:ctrlPr>
                            <w:rPr>
                              <w:rFonts w:ascii="Cambria Math" w:eastAsia="Cambria Math" w:hAnsi="Cambria Math"/>
                            </w:rPr>
                          </m:ctrlPr>
                        </m:e>
                      </m:mr>
                      <m:mr>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mr>
                      <m:mr>
                        <m:e>
                          <m:sSub>
                            <m:sSubPr>
                              <m:ctrlPr>
                                <w:rPr>
                                  <w:rFonts w:ascii="Cambria Math" w:hAnsi="Cambria Math"/>
                                </w:rPr>
                              </m:ctrlPr>
                            </m:sSubPr>
                            <m:e>
                              <m:r>
                                <w:rPr>
                                  <w:rFonts w:ascii="Cambria Math" w:hAnsi="Cambria Math"/>
                                </w:rPr>
                                <m:t>a</m:t>
                              </m:r>
                            </m:e>
                            <m:sub>
                              <m:r>
                                <w:rPr>
                                  <w:rFonts w:ascii="Cambria Math" w:hAnsi="Cambria Math"/>
                                </w:rPr>
                                <m:t>n</m:t>
                              </m:r>
                              <m:r>
                                <m:rPr>
                                  <m:sty m:val="p"/>
                                </m:rPr>
                                <w:rPr>
                                  <w:rFonts w:ascii="Cambria Math" w:hAnsi="Cambria Math"/>
                                </w:rPr>
                                <m:t>1</m:t>
                              </m:r>
                            </m:sub>
                          </m:sSub>
                          <m:ctrlPr>
                            <w:rPr>
                              <w:rFonts w:ascii="Cambria Math" w:eastAsia="Cambria Math" w:hAnsi="Cambria Math"/>
                            </w:rPr>
                          </m:ctrlPr>
                        </m:e>
                        <m:e>
                          <m:sSub>
                            <m:sSubPr>
                              <m:ctrlPr>
                                <w:rPr>
                                  <w:rFonts w:ascii="Cambria Math" w:hAnsi="Cambria Math"/>
                                </w:rPr>
                              </m:ctrlPr>
                            </m:sSubPr>
                            <m:e>
                              <m:r>
                                <w:rPr>
                                  <w:rFonts w:ascii="Cambria Math" w:hAnsi="Cambria Math"/>
                                </w:rPr>
                                <m:t>a</m:t>
                              </m:r>
                            </m:e>
                            <m:sub>
                              <m:r>
                                <w:rPr>
                                  <w:rFonts w:ascii="Cambria Math" w:hAnsi="Cambria Math"/>
                                </w:rPr>
                                <m:t>n</m:t>
                              </m:r>
                              <m:r>
                                <m:rPr>
                                  <m:sty m:val="p"/>
                                </m:rPr>
                                <w:rPr>
                                  <w:rFonts w:ascii="Cambria Math" w:hAnsi="Cambria Math"/>
                                </w:rPr>
                                <m:t>2</m:t>
                              </m:r>
                            </m:sub>
                          </m:sSub>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w:rPr>
                                  <w:rFonts w:ascii="Cambria Math" w:hAnsi="Cambria Math"/>
                                </w:rPr>
                                <m:t>nn</m:t>
                              </m:r>
                            </m:sub>
                          </m:sSub>
                        </m:e>
                      </m:mr>
                    </m:m>
                  </m:e>
                </m:d>
                <m:d>
                  <m:dPr>
                    <m:begChr m:val="["/>
                    <m:endChr m:val="]"/>
                    <m:ctrlPr>
                      <w:rPr>
                        <w:rFonts w:ascii="Cambria Math" w:hAnsi="Cambria Math"/>
                      </w:rPr>
                    </m:ctrlPr>
                  </m:dPr>
                  <m:e>
                    <m:m>
                      <m:mPr>
                        <m:rSpRul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x</m:t>
                              </m:r>
                            </m:e>
                            <m:sub>
                              <m:r>
                                <m:rPr>
                                  <m:sty m:val="p"/>
                                </m:rPr>
                                <w:rPr>
                                  <w:rFonts w:ascii="Cambria Math" w:hAnsi="Cambria Math"/>
                                </w:rPr>
                                <m:t>2</m:t>
                              </m:r>
                            </m:sub>
                          </m:sSub>
                          <m:ctrlPr>
                            <w:rPr>
                              <w:rFonts w:ascii="Cambria Math" w:eastAsia="Cambria Math" w:hAnsi="Cambria Math"/>
                            </w:rPr>
                          </m:ctrlPr>
                        </m:e>
                      </m:mr>
                      <m:mr>
                        <m:e>
                          <m:r>
                            <m:rPr>
                              <m:sty m:val="p"/>
                            </m:rPr>
                            <w:rPr>
                              <w:rFonts w:ascii="Cambria Math" w:eastAsia="Cambria Math" w:hAnsi="Cambria Math"/>
                            </w:rPr>
                            <m:t>⋮</m:t>
                          </m:r>
                          <m:ctrlPr>
                            <w:rPr>
                              <w:rFonts w:ascii="Cambria Math" w:eastAsia="Cambria Math" w:hAnsi="Cambria Math"/>
                            </w:rPr>
                          </m:ctrlPr>
                        </m:e>
                      </m:mr>
                      <m:mr>
                        <m:e>
                          <m:sSub>
                            <m:sSubPr>
                              <m:ctrlPr>
                                <w:rPr>
                                  <w:rFonts w:ascii="Cambria Math" w:hAnsi="Cambria Math"/>
                                </w:rPr>
                              </m:ctrlPr>
                            </m:sSubPr>
                            <m:e>
                              <m:r>
                                <w:rPr>
                                  <w:rFonts w:ascii="Cambria Math" w:hAnsi="Cambria Math"/>
                                </w:rPr>
                                <m:t>x</m:t>
                              </m:r>
                            </m:e>
                            <m:sub>
                              <m:r>
                                <w:rPr>
                                  <w:rFonts w:ascii="Cambria Math" w:hAnsi="Cambria Math"/>
                                </w:rPr>
                                <m:t>n</m:t>
                              </m:r>
                            </m:sub>
                          </m:sSub>
                        </m:e>
                      </m:mr>
                    </m:m>
                  </m:e>
                </m:d>
                <m:r>
                  <m:rPr>
                    <m:sty m:val="p"/>
                  </m:rPr>
                  <w:rPr>
                    <w:rFonts w:ascii="Cambria Math" w:hAnsi="Cambria Math"/>
                  </w:rPr>
                  <m:t>=</m:t>
                </m:r>
                <m:d>
                  <m:dPr>
                    <m:begChr m:val="["/>
                    <m:endChr m:val="]"/>
                    <m:ctrlPr>
                      <w:rPr>
                        <w:rFonts w:ascii="Cambria Math" w:hAnsi="Cambria Math"/>
                      </w:rPr>
                    </m:ctrlPr>
                  </m:dPr>
                  <m:e>
                    <m:m>
                      <m:mPr>
                        <m:rSpRul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b</m:t>
                              </m:r>
                            </m:e>
                            <m:sub>
                              <m:r>
                                <m:rPr>
                                  <m:sty m:val="p"/>
                                </m:rPr>
                                <w:rPr>
                                  <w:rFonts w:ascii="Cambria Math" w:hAnsi="Cambria Math"/>
                                </w:rPr>
                                <m:t>2</m:t>
                              </m:r>
                            </m:sub>
                          </m:sSub>
                          <m:ctrlPr>
                            <w:rPr>
                              <w:rFonts w:ascii="Cambria Math" w:eastAsia="Cambria Math" w:hAnsi="Cambria Math"/>
                            </w:rPr>
                          </m:ctrlPr>
                        </m:e>
                      </m:mr>
                      <m:mr>
                        <m:e>
                          <m:r>
                            <m:rPr>
                              <m:sty m:val="p"/>
                            </m:rPr>
                            <w:rPr>
                              <w:rFonts w:ascii="Cambria Math" w:eastAsia="Cambria Math" w:hAnsi="Cambria Math"/>
                            </w:rPr>
                            <m:t>⋮</m:t>
                          </m:r>
                          <m:ctrlPr>
                            <w:rPr>
                              <w:rFonts w:ascii="Cambria Math" w:eastAsia="Cambria Math" w:hAnsi="Cambria Math"/>
                            </w:rPr>
                          </m:ctrlPr>
                        </m:e>
                      </m:mr>
                      <m:mr>
                        <m:e>
                          <m:sSub>
                            <m:sSubPr>
                              <m:ctrlPr>
                                <w:rPr>
                                  <w:rFonts w:ascii="Cambria Math" w:hAnsi="Cambria Math"/>
                                </w:rPr>
                              </m:ctrlPr>
                            </m:sSubPr>
                            <m:e>
                              <m:r>
                                <w:rPr>
                                  <w:rFonts w:ascii="Cambria Math" w:hAnsi="Cambria Math"/>
                                </w:rPr>
                                <m:t>b</m:t>
                              </m:r>
                            </m:e>
                            <m:sub>
                              <m:r>
                                <w:rPr>
                                  <w:rFonts w:ascii="Cambria Math" w:hAnsi="Cambria Math"/>
                                </w:rPr>
                                <m:t>n</m:t>
                              </m:r>
                            </m:sub>
                          </m:sSub>
                        </m:e>
                      </m:mr>
                    </m:m>
                  </m:e>
                </m:d>
              </m:oMath>
            </m:oMathPara>
          </w:p>
        </w:tc>
        <w:tc>
          <w:tcPr>
            <w:tcW w:w="750" w:type="pct"/>
            <w:tcBorders>
              <w:top w:val="nil"/>
              <w:left w:val="nil"/>
              <w:bottom w:val="nil"/>
              <w:right w:val="nil"/>
            </w:tcBorders>
            <w:vAlign w:val="center"/>
          </w:tcPr>
          <w:p w14:paraId="7A367302" w14:textId="04D99EE8" w:rsidR="00751009" w:rsidRDefault="00573BB9" w:rsidP="00CE65B9">
            <w:pPr>
              <w:ind w:firstLine="0"/>
              <w:jc w:val="right"/>
            </w:pPr>
            <w:r>
              <w:t>(</w:t>
            </w:r>
            <w:bookmarkStart w:id="59" w:name="A_eq2"/>
            <w:r>
              <w:fldChar w:fldCharType="begin"/>
            </w:r>
            <w:r>
              <w:instrText xml:space="preserve"> SEQ eqt </w:instrText>
            </w:r>
            <w:r>
              <w:fldChar w:fldCharType="separate"/>
            </w:r>
            <w:r w:rsidR="003842B4">
              <w:rPr>
                <w:noProof/>
              </w:rPr>
              <w:t>2</w:t>
            </w:r>
            <w:r>
              <w:fldChar w:fldCharType="end"/>
            </w:r>
            <w:bookmarkEnd w:id="59"/>
            <w:r>
              <w:t>)</w:t>
            </w:r>
          </w:p>
        </w:tc>
      </w:tr>
    </w:tbl>
    <w:p w14:paraId="42A809FA" w14:textId="4A5C66BC" w:rsidR="00751009" w:rsidRPr="00D93B98" w:rsidRDefault="00751009" w:rsidP="00DA05A2"/>
    <w:p w14:paraId="3A508471" w14:textId="352708EF" w:rsidR="00893FEA" w:rsidRDefault="00A23D9F" w:rsidP="00DA05A2">
      <w:r w:rsidRPr="00855588">
        <w:t>Ze względu na wygodę, w przykładach umieszczanych w literaturze</w:t>
      </w:r>
      <w:r w:rsidR="00862065">
        <w:t>,</w:t>
      </w:r>
      <w:r w:rsidRPr="00855588">
        <w:t xml:space="preserve"> często stosowana jest również reprezentacja w postaci macierzy rozszerzonej</w:t>
      </w:r>
      <w:r w:rsidR="00F3098E">
        <w:t xml:space="preserve"> (</w:t>
      </w:r>
      <w:r w:rsidR="00F3098E">
        <w:fldChar w:fldCharType="begin"/>
      </w:r>
      <w:r w:rsidR="00F3098E">
        <w:instrText xml:space="preserve"> REF A_eq3 \h </w:instrText>
      </w:r>
      <w:r w:rsidR="00F3098E">
        <w:fldChar w:fldCharType="separate"/>
      </w:r>
      <w:r w:rsidR="003842B4">
        <w:rPr>
          <w:noProof/>
        </w:rPr>
        <w:t>3</w:t>
      </w:r>
      <w:r w:rsidR="00F3098E">
        <w:fldChar w:fldCharType="end"/>
      </w:r>
      <w:r w:rsidR="00F3098E">
        <w:t>).</w:t>
      </w:r>
    </w:p>
    <w:tbl>
      <w:tblPr>
        <w:tblStyle w:val="Tabela-Siatka"/>
        <w:tblW w:w="5000" w:type="pct"/>
        <w:jc w:val="center"/>
        <w:tblLook w:val="04A0" w:firstRow="1" w:lastRow="0" w:firstColumn="1" w:lastColumn="0" w:noHBand="0" w:noVBand="1"/>
      </w:tblPr>
      <w:tblGrid>
        <w:gridCol w:w="1393"/>
        <w:gridCol w:w="6501"/>
        <w:gridCol w:w="1393"/>
      </w:tblGrid>
      <w:tr w:rsidR="00F3098E" w14:paraId="006E8F85" w14:textId="77777777" w:rsidTr="00EC63F5">
        <w:trPr>
          <w:cantSplit/>
          <w:trHeight w:val="1623"/>
          <w:jc w:val="center"/>
        </w:trPr>
        <w:tc>
          <w:tcPr>
            <w:tcW w:w="750" w:type="pct"/>
            <w:tcBorders>
              <w:top w:val="nil"/>
              <w:left w:val="nil"/>
              <w:bottom w:val="nil"/>
              <w:right w:val="nil"/>
            </w:tcBorders>
            <w:vAlign w:val="center"/>
          </w:tcPr>
          <w:p w14:paraId="7FDC222B" w14:textId="77777777" w:rsidR="00F3098E" w:rsidRDefault="00F3098E" w:rsidP="00DA05A2">
            <w:pPr>
              <w:ind w:firstLine="0"/>
            </w:pPr>
          </w:p>
        </w:tc>
        <w:tc>
          <w:tcPr>
            <w:tcW w:w="3500" w:type="pct"/>
            <w:tcBorders>
              <w:top w:val="nil"/>
              <w:left w:val="nil"/>
              <w:bottom w:val="nil"/>
              <w:right w:val="nil"/>
            </w:tcBorders>
            <w:vAlign w:val="center"/>
          </w:tcPr>
          <w:p w14:paraId="3B17C634" w14:textId="77777777" w:rsidR="00F3098E" w:rsidRPr="00855588" w:rsidDel="00573BB9" w:rsidRDefault="00F3098E" w:rsidP="00573BB9">
            <w:pPr>
              <w:ind w:firstLine="0"/>
            </w:pPr>
          </w:p>
          <w:p w14:paraId="1A1B9907" w14:textId="5893E2FC" w:rsidR="00F3098E" w:rsidRDefault="00497BCF" w:rsidP="00F3098E">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11</m:t>
                              </m:r>
                            </m:sub>
                          </m:sSub>
                        </m:e>
                        <m:e>
                          <m:sSub>
                            <m:sSubPr>
                              <m:ctrlPr>
                                <w:rPr>
                                  <w:rFonts w:ascii="Cambria Math" w:hAnsi="Cambria Math"/>
                                </w:rPr>
                              </m:ctrlPr>
                            </m:sSubPr>
                            <m:e>
                              <m:r>
                                <w:rPr>
                                  <w:rFonts w:ascii="Cambria Math" w:hAnsi="Cambria Math"/>
                                </w:rPr>
                                <m:t>a</m:t>
                              </m:r>
                            </m:e>
                            <m:sub>
                              <m:r>
                                <m:rPr>
                                  <m:sty m:val="p"/>
                                </m:rPr>
                                <w:rPr>
                                  <w:rFonts w:ascii="Cambria Math" w:hAnsi="Cambria Math"/>
                                </w:rPr>
                                <m:t>12</m:t>
                              </m:r>
                            </m:sub>
                          </m:sSub>
                        </m:e>
                        <m:e>
                          <m:r>
                            <m:rPr>
                              <m:sty m:val="p"/>
                            </m:rPr>
                            <w:rPr>
                              <w:rFonts w:ascii="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m:rPr>
                                  <m:sty m:val="p"/>
                                </m:rPr>
                                <w:rPr>
                                  <w:rFonts w:ascii="Cambria Math" w:hAnsi="Cambria Math"/>
                                </w:rPr>
                                <m:t>1</m:t>
                              </m:r>
                              <m:r>
                                <w:rPr>
                                  <w:rFonts w:ascii="Cambria Math" w:hAnsi="Cambria Math"/>
                                </w:rPr>
                                <m:t>n</m:t>
                              </m:r>
                            </m:sub>
                          </m:sSub>
                          <m:ctrlPr>
                            <w:rPr>
                              <w:rFonts w:ascii="Cambria Math" w:eastAsia="Cambria Math" w:hAnsi="Cambria Math"/>
                            </w:rPr>
                          </m:ctrlPr>
                        </m:e>
                        <m:e>
                          <m:sSub>
                            <m:sSubPr>
                              <m:ctrlPr>
                                <w:rPr>
                                  <w:rFonts w:ascii="Cambria Math" w:hAnsi="Cambria Math"/>
                                </w:rPr>
                              </m:ctrlPr>
                            </m:sSubPr>
                            <m:e>
                              <m:r>
                                <w:rPr>
                                  <w:rFonts w:ascii="Cambria Math" w:hAnsi="Cambria Math"/>
                                </w:rPr>
                                <m:t>b</m:t>
                              </m:r>
                            </m:e>
                            <m:sub>
                              <m:r>
                                <m:rPr>
                                  <m:sty m:val="p"/>
                                </m:rPr>
                                <w:rPr>
                                  <w:rFonts w:ascii="Cambria Math" w:hAnsi="Cambria Math"/>
                                </w:rPr>
                                <m:t>1</m:t>
                              </m:r>
                            </m:sub>
                          </m:sSub>
                          <m:ctrlPr>
                            <w:rPr>
                              <w:rFonts w:ascii="Cambria Math" w:eastAsia="Cambria Math" w:hAnsi="Cambria Math"/>
                            </w:rPr>
                          </m:ctrlPr>
                        </m:e>
                      </m:mr>
                      <m:mr>
                        <m:e>
                          <m:sSub>
                            <m:sSubPr>
                              <m:ctrlPr>
                                <w:rPr>
                                  <w:rFonts w:ascii="Cambria Math" w:hAnsi="Cambria Math"/>
                                </w:rPr>
                              </m:ctrlPr>
                            </m:sSubPr>
                            <m:e>
                              <m:r>
                                <w:rPr>
                                  <w:rFonts w:ascii="Cambria Math" w:hAnsi="Cambria Math"/>
                                </w:rPr>
                                <m:t>a</m:t>
                              </m:r>
                            </m:e>
                            <m:sub>
                              <m:r>
                                <m:rPr>
                                  <m:sty m:val="p"/>
                                </m:rPr>
                                <w:rPr>
                                  <w:rFonts w:ascii="Cambria Math" w:hAnsi="Cambria Math"/>
                                </w:rPr>
                                <m:t>21</m:t>
                              </m:r>
                            </m:sub>
                          </m:sSub>
                        </m:e>
                        <m:e>
                          <m:sSub>
                            <m:sSubPr>
                              <m:ctrlPr>
                                <w:rPr>
                                  <w:rFonts w:ascii="Cambria Math" w:hAnsi="Cambria Math"/>
                                </w:rPr>
                              </m:ctrlPr>
                            </m:sSubPr>
                            <m:e>
                              <m:r>
                                <w:rPr>
                                  <w:rFonts w:ascii="Cambria Math" w:hAnsi="Cambria Math"/>
                                </w:rPr>
                                <m:t>a</m:t>
                              </m:r>
                            </m:e>
                            <m:sub>
                              <m:r>
                                <m:rPr>
                                  <m:sty m:val="p"/>
                                </m:rPr>
                                <w:rPr>
                                  <w:rFonts w:ascii="Cambria Math" w:hAnsi="Cambria Math"/>
                                </w:rPr>
                                <m:t>22</m:t>
                              </m:r>
                            </m:sub>
                          </m:sSub>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m:rPr>
                                  <m:sty m:val="p"/>
                                </m:rPr>
                                <w:rPr>
                                  <w:rFonts w:ascii="Cambria Math" w:hAnsi="Cambria Math"/>
                                </w:rPr>
                                <m:t>2</m:t>
                              </m:r>
                              <m:r>
                                <w:rPr>
                                  <w:rFonts w:ascii="Cambria Math" w:hAnsi="Cambria Math"/>
                                </w:rPr>
                                <m:t>n</m:t>
                              </m:r>
                            </m:sub>
                          </m:sSub>
                          <m:ctrlPr>
                            <w:rPr>
                              <w:rFonts w:ascii="Cambria Math" w:eastAsia="Cambria Math" w:hAnsi="Cambria Math"/>
                            </w:rPr>
                          </m:ctrlPr>
                        </m:e>
                        <m:e>
                          <m:sSub>
                            <m:sSubPr>
                              <m:ctrlPr>
                                <w:rPr>
                                  <w:rFonts w:ascii="Cambria Math" w:hAnsi="Cambria Math"/>
                                </w:rPr>
                              </m:ctrlPr>
                            </m:sSubPr>
                            <m:e>
                              <m:r>
                                <w:rPr>
                                  <w:rFonts w:ascii="Cambria Math" w:hAnsi="Cambria Math"/>
                                </w:rPr>
                                <m:t>b</m:t>
                              </m:r>
                            </m:e>
                            <m:sub>
                              <m:r>
                                <m:rPr>
                                  <m:sty m:val="p"/>
                                </m:rPr>
                                <w:rPr>
                                  <w:rFonts w:ascii="Cambria Math" w:hAnsi="Cambria Math"/>
                                </w:rPr>
                                <m:t>2</m:t>
                              </m:r>
                            </m:sub>
                          </m:sSub>
                          <m:ctrlPr>
                            <w:rPr>
                              <w:rFonts w:ascii="Cambria Math" w:eastAsia="Cambria Math" w:hAnsi="Cambria Math"/>
                            </w:rPr>
                          </m:ctrlPr>
                        </m:e>
                      </m:mr>
                      <m:mr>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mr>
                      <m:mr>
                        <m:e>
                          <m:sSub>
                            <m:sSubPr>
                              <m:ctrlPr>
                                <w:rPr>
                                  <w:rFonts w:ascii="Cambria Math" w:hAnsi="Cambria Math"/>
                                </w:rPr>
                              </m:ctrlPr>
                            </m:sSubPr>
                            <m:e>
                              <m:r>
                                <w:rPr>
                                  <w:rFonts w:ascii="Cambria Math" w:hAnsi="Cambria Math"/>
                                </w:rPr>
                                <m:t>a</m:t>
                              </m:r>
                            </m:e>
                            <m:sub>
                              <m:r>
                                <w:rPr>
                                  <w:rFonts w:ascii="Cambria Math" w:hAnsi="Cambria Math"/>
                                </w:rPr>
                                <m:t>n</m:t>
                              </m:r>
                              <m:r>
                                <m:rPr>
                                  <m:sty m:val="p"/>
                                </m:rPr>
                                <w:rPr>
                                  <w:rFonts w:ascii="Cambria Math" w:hAnsi="Cambria Math"/>
                                </w:rPr>
                                <m:t>1</m:t>
                              </m:r>
                            </m:sub>
                          </m:sSub>
                          <m:ctrlPr>
                            <w:rPr>
                              <w:rFonts w:ascii="Cambria Math" w:eastAsia="Cambria Math" w:hAnsi="Cambria Math"/>
                            </w:rPr>
                          </m:ctrlPr>
                        </m:e>
                        <m:e>
                          <m:sSub>
                            <m:sSubPr>
                              <m:ctrlPr>
                                <w:rPr>
                                  <w:rFonts w:ascii="Cambria Math" w:hAnsi="Cambria Math"/>
                                </w:rPr>
                              </m:ctrlPr>
                            </m:sSubPr>
                            <m:e>
                              <m:r>
                                <w:rPr>
                                  <w:rFonts w:ascii="Cambria Math" w:hAnsi="Cambria Math"/>
                                </w:rPr>
                                <m:t>a</m:t>
                              </m:r>
                            </m:e>
                            <m:sub>
                              <m:r>
                                <w:rPr>
                                  <w:rFonts w:ascii="Cambria Math" w:hAnsi="Cambria Math"/>
                                </w:rPr>
                                <m:t>n</m:t>
                              </m:r>
                              <m:r>
                                <m:rPr>
                                  <m:sty m:val="p"/>
                                </m:rPr>
                                <w:rPr>
                                  <w:rFonts w:ascii="Cambria Math" w:hAnsi="Cambria Math"/>
                                </w:rPr>
                                <m:t>2</m:t>
                              </m:r>
                            </m:sub>
                          </m:sSub>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w:rPr>
                                  <w:rFonts w:ascii="Cambria Math" w:hAnsi="Cambria Math"/>
                                </w:rPr>
                                <m:t>nn</m:t>
                              </m:r>
                            </m:sub>
                          </m:sSub>
                          <m:ctrlPr>
                            <w:rPr>
                              <w:rFonts w:ascii="Cambria Math" w:eastAsia="Cambria Math" w:hAnsi="Cambria Math"/>
                            </w:rPr>
                          </m:ctrlPr>
                        </m:e>
                        <m:e>
                          <m:sSub>
                            <m:sSubPr>
                              <m:ctrlPr>
                                <w:rPr>
                                  <w:rFonts w:ascii="Cambria Math" w:hAnsi="Cambria Math"/>
                                </w:rPr>
                              </m:ctrlPr>
                            </m:sSubPr>
                            <m:e>
                              <m:r>
                                <w:rPr>
                                  <w:rFonts w:ascii="Cambria Math" w:hAnsi="Cambria Math"/>
                                </w:rPr>
                                <m:t>b</m:t>
                              </m:r>
                            </m:e>
                            <m:sub>
                              <m:r>
                                <w:rPr>
                                  <w:rFonts w:ascii="Cambria Math" w:hAnsi="Cambria Math"/>
                                </w:rPr>
                                <m:t>n</m:t>
                              </m:r>
                            </m:sub>
                          </m:sSub>
                        </m:e>
                      </m:mr>
                    </m:m>
                  </m:e>
                </m:d>
              </m:oMath>
            </m:oMathPara>
          </w:p>
        </w:tc>
        <w:tc>
          <w:tcPr>
            <w:tcW w:w="750" w:type="pct"/>
            <w:tcBorders>
              <w:top w:val="nil"/>
              <w:left w:val="nil"/>
              <w:bottom w:val="nil"/>
              <w:right w:val="nil"/>
            </w:tcBorders>
            <w:vAlign w:val="center"/>
          </w:tcPr>
          <w:p w14:paraId="2FCA56BE" w14:textId="77777777" w:rsidR="00F3098E" w:rsidRDefault="00F3098E" w:rsidP="00F3098E">
            <w:pPr>
              <w:ind w:firstLine="0"/>
              <w:jc w:val="right"/>
            </w:pPr>
            <w:r>
              <w:t>(</w:t>
            </w:r>
            <w:bookmarkStart w:id="60" w:name="A_eq3"/>
            <w:r>
              <w:fldChar w:fldCharType="begin"/>
            </w:r>
            <w:r>
              <w:instrText xml:space="preserve"> SEQ eqt </w:instrText>
            </w:r>
            <w:r>
              <w:fldChar w:fldCharType="separate"/>
            </w:r>
            <w:r w:rsidR="003842B4">
              <w:rPr>
                <w:noProof/>
              </w:rPr>
              <w:t>3</w:t>
            </w:r>
            <w:r>
              <w:fldChar w:fldCharType="end"/>
            </w:r>
            <w:bookmarkEnd w:id="60"/>
            <w:r>
              <w:t>)</w:t>
            </w:r>
          </w:p>
        </w:tc>
      </w:tr>
    </w:tbl>
    <w:p w14:paraId="4619FB6A" w14:textId="1FB2E5DD" w:rsidR="00793C2A" w:rsidRPr="00855588" w:rsidRDefault="00DD10A0" w:rsidP="00DA05A2">
      <w:r w:rsidRPr="00855588">
        <w:t>Ze względu na czytelność, powyższa forma będzie stosowana w pozostałej części tego dokumentu.</w:t>
      </w:r>
      <w:r w:rsidR="00C352F6" w:rsidRPr="00855588">
        <w:t xml:space="preserve"> </w:t>
      </w:r>
      <w:r w:rsidR="00862065">
        <w:t xml:space="preserve">W literaturze </w:t>
      </w:r>
      <w:r w:rsidR="00C352F6" w:rsidRPr="00855588">
        <w:t xml:space="preserve">zaproponowanych </w:t>
      </w:r>
      <w:r w:rsidR="00862065">
        <w:t xml:space="preserve">zostało </w:t>
      </w:r>
      <w:r w:rsidR="00C352F6" w:rsidRPr="00855588">
        <w:t>wiele metod rozwiązywania</w:t>
      </w:r>
      <w:r w:rsidR="00862065">
        <w:t xml:space="preserve"> układów równań</w:t>
      </w:r>
      <w:r w:rsidR="00793C2A" w:rsidRPr="00855588">
        <w:t xml:space="preserve">. Oprogramowanie komputerowe służące do </w:t>
      </w:r>
      <w:r w:rsidR="00862065">
        <w:t xml:space="preserve">realizacji tej funkcjonalności </w:t>
      </w:r>
      <w:r w:rsidR="00793C2A" w:rsidRPr="00855588">
        <w:t xml:space="preserve">nazywane jest </w:t>
      </w:r>
      <w:proofErr w:type="spellStart"/>
      <w:r w:rsidR="00F3098E">
        <w:t>solwerem</w:t>
      </w:r>
      <w:proofErr w:type="spellEnd"/>
      <w:r w:rsidR="00793C2A" w:rsidRPr="00855588">
        <w:t>.</w:t>
      </w:r>
      <w:r w:rsidR="00E91EDF">
        <w:t xml:space="preserve"> </w:t>
      </w:r>
      <w:r w:rsidR="00793C2A" w:rsidRPr="00F3098E">
        <w:t>Metody służące do rozwiązywania układów równań liniowych można podzielić na dwie gł</w:t>
      </w:r>
      <w:r w:rsidR="00793C2A" w:rsidRPr="00855588">
        <w:t>ówne kategorie</w:t>
      </w:r>
      <w:r w:rsidR="00F3098E">
        <w:t xml:space="preserve"> </w:t>
      </w:r>
      <w:r w:rsidR="00793C2A" w:rsidRPr="00855588">
        <w:t>[</w:t>
      </w:r>
      <w:r w:rsidR="00793C2A" w:rsidRPr="00855588">
        <w:fldChar w:fldCharType="begin"/>
      </w:r>
      <w:r w:rsidR="00793C2A" w:rsidRPr="00855588">
        <w:instrText xml:space="preserve"> REF jamil \h </w:instrText>
      </w:r>
      <w:r w:rsidR="008001E2" w:rsidRPr="00855588">
        <w:instrText xml:space="preserve"> \* MERGEFORMAT </w:instrText>
      </w:r>
      <w:r w:rsidR="00793C2A" w:rsidRPr="00855588">
        <w:fldChar w:fldCharType="separate"/>
      </w:r>
      <w:ins w:id="61" w:author="Pawel Wal" w:date="2014-01-13T09:09:00Z">
        <w:r w:rsidR="003842B4" w:rsidRPr="003842B4">
          <w:rPr>
            <w:color w:val="000000"/>
            <w:shd w:val="clear" w:color="auto" w:fill="FFFFFF"/>
            <w:rPrChange w:id="62" w:author="Pawel Wal" w:date="2014-01-13T09:09:00Z">
              <w:rPr>
                <w:noProof/>
                <w:shd w:val="clear" w:color="auto" w:fill="FFFFFF"/>
                <w:lang w:val="en-GB"/>
              </w:rPr>
            </w:rPrChange>
          </w:rPr>
          <w:t>7</w:t>
        </w:r>
      </w:ins>
      <w:del w:id="63" w:author="Pawel Wal" w:date="2014-01-13T09:04:00Z">
        <w:r w:rsidR="002E6ADB" w:rsidRPr="002E6ADB" w:rsidDel="007E4C72">
          <w:rPr>
            <w:color w:val="000000"/>
            <w:shd w:val="clear" w:color="auto" w:fill="FFFFFF"/>
          </w:rPr>
          <w:delText>7</w:delText>
        </w:r>
      </w:del>
      <w:r w:rsidR="00793C2A" w:rsidRPr="00855588">
        <w:fldChar w:fldCharType="end"/>
      </w:r>
      <w:r w:rsidR="00793C2A" w:rsidRPr="00855588">
        <w:t>]:</w:t>
      </w:r>
      <w:r w:rsidR="00F3098E">
        <w:t xml:space="preserve"> metody iteracyjne oraz metody bezpośrednie.</w:t>
      </w:r>
      <w:r w:rsidR="00E91EDF">
        <w:t xml:space="preserve"> </w:t>
      </w:r>
      <w:r w:rsidR="00793C2A" w:rsidRPr="00855588">
        <w:t xml:space="preserve">Do metod bezpośrednich zaliczana jest między innymi metoda </w:t>
      </w:r>
      <w:r w:rsidR="000F5585" w:rsidRPr="00855588">
        <w:t>eliminacji Gaussa oraz metoda faktoryzacji (dekompozycji) LU.</w:t>
      </w:r>
    </w:p>
    <w:p w14:paraId="6DCEFDDA" w14:textId="77777777" w:rsidR="000F5585" w:rsidRPr="00855588" w:rsidRDefault="007B47C5" w:rsidP="00DA05A2">
      <w:pPr>
        <w:pStyle w:val="Nagwek2"/>
      </w:pPr>
      <w:bookmarkStart w:id="64" w:name="_Ref375584936"/>
      <w:bookmarkStart w:id="65" w:name="_Ref375584941"/>
      <w:bookmarkStart w:id="66" w:name="_Toc376693420"/>
      <w:r w:rsidRPr="00855588">
        <w:lastRenderedPageBreak/>
        <w:t>METODA ELIMINACJI GAUSSA</w:t>
      </w:r>
      <w:bookmarkEnd w:id="64"/>
      <w:bookmarkEnd w:id="65"/>
      <w:bookmarkEnd w:id="66"/>
    </w:p>
    <w:p w14:paraId="38ED8710" w14:textId="3851AA88" w:rsidR="000325B4" w:rsidRPr="00862065" w:rsidRDefault="000F5585" w:rsidP="00B103B0">
      <w:r w:rsidRPr="00862065">
        <w:t>Metoda eliminacji Gaussa skł</w:t>
      </w:r>
      <w:r w:rsidR="00B103B0" w:rsidRPr="00862065">
        <w:t>ada się z dwóch zasadniczych faz</w:t>
      </w:r>
      <w:r w:rsidR="00862065">
        <w:t xml:space="preserve"> tj.</w:t>
      </w:r>
      <w:r w:rsidR="00B103B0" w:rsidRPr="00862065">
        <w:t xml:space="preserve"> fazy eliminacji w przód oraz fazy </w:t>
      </w:r>
      <w:r w:rsidR="00540C63">
        <w:t>podstawiania</w:t>
      </w:r>
      <w:r w:rsidR="00B103B0" w:rsidRPr="00862065">
        <w:t xml:space="preserve"> wstecz. Uważna analiza obu tych faz pozwala wysnuć </w:t>
      </w:r>
      <w:r w:rsidR="00862065" w:rsidRPr="00862065">
        <w:t xml:space="preserve">wnioski </w:t>
      </w:r>
      <w:r w:rsidR="00B103B0" w:rsidRPr="00862065">
        <w:t>kluczowe w modyfikacji algorytmu dla oprogramowania równoległego.</w:t>
      </w:r>
    </w:p>
    <w:p w14:paraId="0B6335D3" w14:textId="77777777" w:rsidR="000325B4" w:rsidRPr="00D93B98" w:rsidRDefault="007B47C5" w:rsidP="00DA05A2">
      <w:pPr>
        <w:pStyle w:val="Nagwek3"/>
      </w:pPr>
      <w:bookmarkStart w:id="67" w:name="_Ref375500231"/>
      <w:bookmarkStart w:id="68" w:name="_Toc376693421"/>
      <w:r w:rsidRPr="00D93B98">
        <w:t>ELIMINACJA W PRZÓD</w:t>
      </w:r>
      <w:bookmarkEnd w:id="67"/>
      <w:bookmarkEnd w:id="68"/>
    </w:p>
    <w:p w14:paraId="68361091" w14:textId="6FC99FAF" w:rsidR="00893FEA" w:rsidRPr="00855588" w:rsidRDefault="00B01597" w:rsidP="00862065">
      <w:r w:rsidRPr="00D93B98">
        <w:t xml:space="preserve">Pierwsza z </w:t>
      </w:r>
      <w:r w:rsidR="00862065">
        <w:t xml:space="preserve">faz </w:t>
      </w:r>
      <w:r w:rsidR="00761FDC" w:rsidRPr="00862065">
        <w:t>opiera się na liniowej operacji algebraicznej</w:t>
      </w:r>
      <w:r w:rsidR="00862065">
        <w:t xml:space="preserve"> </w:t>
      </w:r>
      <w:r w:rsidR="00761FDC" w:rsidRPr="00862065">
        <w:t>[</w:t>
      </w:r>
      <w:r w:rsidR="00761FDC" w:rsidRPr="00855588">
        <w:fldChar w:fldCharType="begin"/>
      </w:r>
      <w:r w:rsidR="00761FDC" w:rsidRPr="00855588">
        <w:instrText xml:space="preserve"> REF rondaoliver \h </w:instrText>
      </w:r>
      <w:r w:rsidR="008001E2" w:rsidRPr="00855588">
        <w:instrText xml:space="preserve"> \* MERGEFORMAT </w:instrText>
      </w:r>
      <w:r w:rsidR="00761FDC" w:rsidRPr="00855588">
        <w:fldChar w:fldCharType="separate"/>
      </w:r>
      <w:ins w:id="69" w:author="Pawel Wal" w:date="2014-01-13T09:09:00Z">
        <w:r w:rsidR="003842B4" w:rsidRPr="003842B4">
          <w:rPr>
            <w:color w:val="000000"/>
            <w:shd w:val="clear" w:color="auto" w:fill="FFFFFF"/>
            <w:rPrChange w:id="70" w:author="Pawel Wal" w:date="2014-01-13T09:09:00Z">
              <w:rPr>
                <w:noProof/>
                <w:shd w:val="clear" w:color="auto" w:fill="FFFFFF"/>
                <w:lang w:val="en-GB"/>
              </w:rPr>
            </w:rPrChange>
          </w:rPr>
          <w:t>9</w:t>
        </w:r>
      </w:ins>
      <w:del w:id="71" w:author="Pawel Wal" w:date="2014-01-13T09:04:00Z">
        <w:r w:rsidR="002E6ADB" w:rsidRPr="002E6ADB" w:rsidDel="007E4C72">
          <w:rPr>
            <w:color w:val="000000"/>
            <w:shd w:val="clear" w:color="auto" w:fill="FFFFFF"/>
          </w:rPr>
          <w:delText>9</w:delText>
        </w:r>
      </w:del>
      <w:r w:rsidR="00761FDC" w:rsidRPr="00855588">
        <w:fldChar w:fldCharType="end"/>
      </w:r>
      <w:r w:rsidR="00761FDC" w:rsidRPr="00855588">
        <w:t>]</w:t>
      </w:r>
      <w:r w:rsidRPr="00855588">
        <w:t>,</w:t>
      </w:r>
      <w:r w:rsidR="00761FDC" w:rsidRPr="00855588">
        <w:t xml:space="preserve"> czyli na wiedzy, iż każde równanie w układzie równań liniowych moż</w:t>
      </w:r>
      <w:r w:rsidRPr="00855588">
        <w:t>e zostać zastąpione równaniem powstałym z</w:t>
      </w:r>
      <w:r w:rsidR="00761FDC" w:rsidRPr="00855588">
        <w:t xml:space="preserve"> </w:t>
      </w:r>
      <w:r w:rsidRPr="00855588">
        <w:t>połączenia</w:t>
      </w:r>
      <w:r w:rsidR="00761FDC" w:rsidRPr="00855588">
        <w:t xml:space="preserve"> tego równania z dowolnym innym występującym w </w:t>
      </w:r>
      <w:r w:rsidRPr="00855588">
        <w:t xml:space="preserve">tym </w:t>
      </w:r>
      <w:r w:rsidR="00761FDC" w:rsidRPr="00855588">
        <w:t>układzie. Przedstawiając układ równań w postaci macierzowej, daje to podstawy do stosowania jednej z macierzowych operacji elementarnych, czyli dodawania lub odejmowania od siebie wierszy bądź ich wielokrotności.</w:t>
      </w:r>
      <w:r w:rsidR="00862065">
        <w:t xml:space="preserve"> </w:t>
      </w:r>
      <w:r w:rsidR="00761FDC" w:rsidRPr="00862065">
        <w:t>Celem fazy eliminacji w przód jest doprowadzenie układu równań w postaci macierzowej do górnej macierzy trójkątnej (znanej również jako macierz schodkowa</w:t>
      </w:r>
      <w:r w:rsidR="00893FEA" w:rsidRPr="00862065">
        <w:t>). Dokonuje się tego eliminując</w:t>
      </w:r>
      <w:r w:rsidR="00862065">
        <w:t xml:space="preserve">, </w:t>
      </w:r>
      <w:r w:rsidR="00893FEA" w:rsidRPr="00862065">
        <w:t>przy pomocy operacji elementarnych</w:t>
      </w:r>
      <w:r w:rsidR="00862065">
        <w:t>,</w:t>
      </w:r>
      <w:r w:rsidR="00893FEA" w:rsidRPr="00862065">
        <w:t xml:space="preserve"> pewną liczbę niewiadomych z poszczególnych równań reprezentowanych przez wiersze w macierzy</w:t>
      </w:r>
      <w:r w:rsidRPr="00862065">
        <w:t xml:space="preserve"> [</w:t>
      </w:r>
      <w:r w:rsidRPr="00855588">
        <w:fldChar w:fldCharType="begin"/>
      </w:r>
      <w:r w:rsidRPr="00855588">
        <w:instrText xml:space="preserve"> REF bathe \h </w:instrText>
      </w:r>
      <w:r w:rsidR="008001E2" w:rsidRPr="00855588">
        <w:instrText xml:space="preserve"> \* MERGEFORMAT </w:instrText>
      </w:r>
      <w:r w:rsidRPr="00855588">
        <w:fldChar w:fldCharType="separate"/>
      </w:r>
      <w:ins w:id="72" w:author="Pawel Wal" w:date="2014-01-13T09:09:00Z">
        <w:r w:rsidR="003842B4" w:rsidRPr="003842B4">
          <w:rPr>
            <w:rPrChange w:id="73" w:author="Pawel Wal" w:date="2014-01-13T09:09:00Z">
              <w:rPr>
                <w:noProof/>
                <w:lang w:val="en-US"/>
              </w:rPr>
            </w:rPrChange>
          </w:rPr>
          <w:t>1</w:t>
        </w:r>
      </w:ins>
      <w:del w:id="74" w:author="Pawel Wal" w:date="2014-01-13T09:04:00Z">
        <w:r w:rsidR="002E6ADB" w:rsidDel="007E4C72">
          <w:delText>1</w:delText>
        </w:r>
      </w:del>
      <w:r w:rsidRPr="00855588">
        <w:fldChar w:fldCharType="end"/>
      </w:r>
      <w:r w:rsidRPr="00855588">
        <w:t>,</w:t>
      </w:r>
      <w:r w:rsidRPr="00855588">
        <w:fldChar w:fldCharType="begin"/>
      </w:r>
      <w:r w:rsidRPr="00855588">
        <w:instrText xml:space="preserve"> REF rondaoliver \h </w:instrText>
      </w:r>
      <w:r w:rsidR="008001E2" w:rsidRPr="00855588">
        <w:instrText xml:space="preserve"> \* MERGEFORMAT </w:instrText>
      </w:r>
      <w:r w:rsidRPr="00855588">
        <w:fldChar w:fldCharType="separate"/>
      </w:r>
      <w:ins w:id="75" w:author="Pawel Wal" w:date="2014-01-13T09:09:00Z">
        <w:r w:rsidR="003842B4" w:rsidRPr="003842B4">
          <w:rPr>
            <w:color w:val="000000"/>
            <w:shd w:val="clear" w:color="auto" w:fill="FFFFFF"/>
            <w:rPrChange w:id="76" w:author="Pawel Wal" w:date="2014-01-13T09:09:00Z">
              <w:rPr>
                <w:noProof/>
                <w:shd w:val="clear" w:color="auto" w:fill="FFFFFF"/>
                <w:lang w:val="en-GB"/>
              </w:rPr>
            </w:rPrChange>
          </w:rPr>
          <w:t>9</w:t>
        </w:r>
      </w:ins>
      <w:del w:id="77" w:author="Pawel Wal" w:date="2014-01-13T09:04:00Z">
        <w:r w:rsidR="002E6ADB" w:rsidRPr="002E6ADB" w:rsidDel="007E4C72">
          <w:rPr>
            <w:color w:val="000000"/>
            <w:shd w:val="clear" w:color="auto" w:fill="FFFFFF"/>
          </w:rPr>
          <w:delText>9</w:delText>
        </w:r>
      </w:del>
      <w:r w:rsidRPr="00855588">
        <w:fldChar w:fldCharType="end"/>
      </w:r>
      <w:r w:rsidRPr="00855588">
        <w:t>]</w:t>
      </w:r>
      <w:r w:rsidR="00893FEA" w:rsidRPr="00855588">
        <w:t xml:space="preserve">. </w:t>
      </w:r>
    </w:p>
    <w:p w14:paraId="7D267153" w14:textId="4BF330CF" w:rsidR="00EE66E5" w:rsidRPr="00855588" w:rsidRDefault="00540C63" w:rsidP="00DA05A2">
      <w:r>
        <w:t>N</w:t>
      </w:r>
      <w:r w:rsidR="00D93B98">
        <w:t xml:space="preserve">a podstawie </w:t>
      </w:r>
      <w:r w:rsidR="00D71030" w:rsidRPr="00855588">
        <w:t>[</w:t>
      </w:r>
      <w:r w:rsidR="00D71030" w:rsidRPr="00855588">
        <w:fldChar w:fldCharType="begin"/>
      </w:r>
      <w:r w:rsidR="00D71030" w:rsidRPr="00855588">
        <w:instrText xml:space="preserve"> REF bathe \h </w:instrText>
      </w:r>
      <w:r w:rsidR="008001E2" w:rsidRPr="00855588">
        <w:instrText xml:space="preserve"> \* MERGEFORMAT </w:instrText>
      </w:r>
      <w:r w:rsidR="00D71030" w:rsidRPr="00855588">
        <w:fldChar w:fldCharType="separate"/>
      </w:r>
      <w:ins w:id="78" w:author="Pawel Wal" w:date="2014-01-13T09:09:00Z">
        <w:r w:rsidR="003842B4" w:rsidRPr="003842B4">
          <w:rPr>
            <w:rPrChange w:id="79" w:author="Pawel Wal" w:date="2014-01-13T09:09:00Z">
              <w:rPr>
                <w:noProof/>
                <w:lang w:val="en-US"/>
              </w:rPr>
            </w:rPrChange>
          </w:rPr>
          <w:t>1</w:t>
        </w:r>
      </w:ins>
      <w:del w:id="80" w:author="Pawel Wal" w:date="2014-01-13T09:04:00Z">
        <w:r w:rsidR="002E6ADB" w:rsidDel="007E4C72">
          <w:delText>1</w:delText>
        </w:r>
      </w:del>
      <w:r w:rsidR="00D71030" w:rsidRPr="00855588">
        <w:fldChar w:fldCharType="end"/>
      </w:r>
      <w:r w:rsidR="00D71030" w:rsidRPr="00855588">
        <w:t>]</w:t>
      </w:r>
      <w:r>
        <w:t xml:space="preserve"> przeanalizowany zostanie p</w:t>
      </w:r>
      <w:r w:rsidRPr="00855588">
        <w:t>rzykład fazy eliminacji w przód</w:t>
      </w:r>
      <w:r w:rsidR="00D71030" w:rsidRPr="00855588">
        <w:t>.</w:t>
      </w:r>
      <w:r w:rsidR="00132F4C" w:rsidRPr="00855588">
        <w:t xml:space="preserve"> Na rysunku </w:t>
      </w:r>
      <w:r w:rsidR="00132F4C" w:rsidRPr="00855588">
        <w:fldChar w:fldCharType="begin"/>
      </w:r>
      <w:r w:rsidR="00132F4C" w:rsidRPr="00855588">
        <w:instrText xml:space="preserve"> REF Z_eq_fullaug \h </w:instrText>
      </w:r>
      <w:r w:rsidR="00132F4C" w:rsidRPr="00855588">
        <w:fldChar w:fldCharType="separate"/>
      </w:r>
      <w:r w:rsidR="003842B4">
        <w:rPr>
          <w:noProof/>
        </w:rPr>
        <w:t>1</w:t>
      </w:r>
      <w:r w:rsidR="00132F4C" w:rsidRPr="00855588">
        <w:fldChar w:fldCharType="end"/>
      </w:r>
      <w:r w:rsidR="00132F4C" w:rsidRPr="00855588">
        <w:t xml:space="preserve"> d</w:t>
      </w:r>
      <w:r w:rsidR="00D71030" w:rsidRPr="00855588">
        <w:t>any jest układ równań w postaci macierzy rozszerzonej:</w:t>
      </w:r>
    </w:p>
    <w:p w14:paraId="46D67783" w14:textId="77777777" w:rsidR="00D71030" w:rsidRPr="00855588" w:rsidRDefault="00497BCF" w:rsidP="00DA05A2">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-4</m:t>
                    </m:r>
                  </m:e>
                  <m:e>
                    <m:r>
                      <m:rPr>
                        <m:sty m:val="p"/>
                      </m:rPr>
                      <w:rPr>
                        <w:rFonts w:ascii="Cambria Math" w:hAnsi="Cambria Math"/>
                      </w:rPr>
                      <m:t>6</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-4</m:t>
                    </m:r>
                  </m:e>
                  <m:e>
                    <m:r>
                      <m:rPr>
                        <m:sty m:val="p"/>
                      </m:rPr>
                      <w:rPr>
                        <w:rFonts w:ascii="Cambria Math" w:hAnsi="Cambria Math"/>
                      </w:rPr>
                      <m:t>6</m:t>
                    </m:r>
                  </m:e>
                  <m:e>
                    <m:r>
                      <m:rPr>
                        <m:sty m:val="p"/>
                      </m:rPr>
                      <w:rPr>
                        <w:rFonts w:ascii="Cambria Math" w:hAnsi="Cambria Math"/>
                      </w:rPr>
                      <m:t>-4</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-4</m:t>
                    </m:r>
                  </m:e>
                  <m:e>
                    <m:r>
                      <m:rPr>
                        <m:sty m:val="p"/>
                      </m:rPr>
                      <w:rPr>
                        <w:rFonts w:ascii="Cambria Math" w:hAnsi="Cambria Math"/>
                      </w:rPr>
                      <m:t>5</m:t>
                    </m:r>
                  </m:e>
                  <m:e>
                    <m:r>
                      <m:rPr>
                        <m:sty m:val="p"/>
                      </m:rPr>
                      <w:rPr>
                        <w:rFonts w:ascii="Cambria Math" w:hAnsi="Cambria Math"/>
                      </w:rPr>
                      <m:t>0</m:t>
                    </m:r>
                  </m:e>
                </m:mr>
              </m:m>
            </m:e>
          </m:d>
        </m:oMath>
      </m:oMathPara>
    </w:p>
    <w:p w14:paraId="2CB3A7E5" w14:textId="4BA456FB" w:rsidR="00132F4C" w:rsidRPr="00855588" w:rsidRDefault="00132F4C" w:rsidP="00132F4C">
      <w:pPr>
        <w:pStyle w:val="Cytat"/>
        <w:jc w:val="center"/>
      </w:pPr>
      <w:r w:rsidRPr="00855588">
        <w:t xml:space="preserve">Rysunek </w:t>
      </w:r>
      <w:bookmarkStart w:id="81" w:name="Z_eq_fullaug"/>
      <w:r w:rsidRPr="00573BB9">
        <w:fldChar w:fldCharType="begin"/>
      </w:r>
      <w:r w:rsidRPr="00855588">
        <w:instrText xml:space="preserve"> SEQ eq </w:instrText>
      </w:r>
      <w:r w:rsidRPr="00573BB9">
        <w:fldChar w:fldCharType="separate"/>
      </w:r>
      <w:r w:rsidR="003842B4">
        <w:rPr>
          <w:noProof/>
        </w:rPr>
        <w:t>1</w:t>
      </w:r>
      <w:r w:rsidRPr="00573BB9">
        <w:fldChar w:fldCharType="end"/>
      </w:r>
      <w:bookmarkEnd w:id="81"/>
      <w:r w:rsidRPr="00855588">
        <w:t>. Układ równań liniowych w postaci macierzowej</w:t>
      </w:r>
    </w:p>
    <w:p w14:paraId="033CC4BA" w14:textId="45343C6E" w:rsidR="00D71030" w:rsidRPr="00D93B98" w:rsidRDefault="00D71030" w:rsidP="00DA05A2">
      <w:r w:rsidRPr="00855588">
        <w:t>Jest to układ równań wygenerowany przez prosty problem metody elementów skończonych. Na pierwszy rzut oka widać że jest symetryczna oraz pasmowa mimo</w:t>
      </w:r>
      <w:r w:rsidR="00D93B98">
        <w:t>,</w:t>
      </w:r>
      <w:r w:rsidRPr="00D93B98">
        <w:t xml:space="preserve"> że pasmo to jest bardzo szerokie. </w:t>
      </w:r>
      <w:r w:rsidR="00306060">
        <w:t xml:space="preserve">Symetria oraz pasmowość to istotne cechy macierzy opisujących problemy metody elementów skończonych. </w:t>
      </w:r>
    </w:p>
    <w:p w14:paraId="4D53C074" w14:textId="24FFEBFF" w:rsidR="005B05E2" w:rsidRPr="00855588" w:rsidRDefault="005B05E2" w:rsidP="00DA05A2">
      <w:r w:rsidRPr="00D93B98">
        <w:t xml:space="preserve">Pierwszym krokiem eliminacji w przód jest wyeliminowanie zmiennych </w:t>
      </w:r>
      <m:oMath>
        <m:sSub>
          <m:sSubPr>
            <m:ctrlPr>
              <w:rPr>
                <w:rFonts w:ascii="Cambria Math" w:hAnsi="Cambria Math"/>
                <w:i/>
              </w:rPr>
            </m:ctrlPr>
          </m:sSubPr>
          <m:e>
            <m:r>
              <w:rPr>
                <w:rFonts w:ascii="Cambria Math" w:hAnsi="Cambria Math"/>
              </w:rPr>
              <m:t>a</m:t>
            </m:r>
          </m:e>
          <m:sub>
            <m:r>
              <w:rPr>
                <w:rFonts w:ascii="Cambria Math" w:hAnsi="Cambria Math"/>
              </w:rPr>
              <m:t>21</m:t>
            </m:r>
          </m:sub>
        </m:sSub>
      </m:oMath>
      <w:r w:rsidRPr="00855588">
        <w:t xml:space="preserve"> oraz </w:t>
      </w:r>
      <m:oMath>
        <m:sSub>
          <m:sSubPr>
            <m:ctrlPr>
              <w:rPr>
                <w:rFonts w:ascii="Cambria Math" w:hAnsi="Cambria Math"/>
                <w:i/>
              </w:rPr>
            </m:ctrlPr>
          </m:sSubPr>
          <m:e>
            <m:r>
              <w:rPr>
                <w:rFonts w:ascii="Cambria Math" w:hAnsi="Cambria Math"/>
              </w:rPr>
              <m:t>a</m:t>
            </m:r>
          </m:e>
          <m:sub>
            <m:r>
              <w:rPr>
                <w:rFonts w:ascii="Cambria Math" w:hAnsi="Cambria Math"/>
              </w:rPr>
              <m:t>31</m:t>
            </m:r>
          </m:sub>
        </m:sSub>
      </m:oMath>
      <w:r w:rsidRPr="00855588">
        <w:t xml:space="preserve"> przy pomocy pierwszego wiersza macierzy pomnożonego przez odpowiednią liczbę. Po przeprowadzeniu tej operacji, macierz wygląda </w:t>
      </w:r>
      <w:r w:rsidR="00132F4C" w:rsidRPr="00855588">
        <w:t xml:space="preserve">jak na rysunku </w:t>
      </w:r>
      <w:r w:rsidR="00132F4C" w:rsidRPr="00855588">
        <w:fldChar w:fldCharType="begin"/>
      </w:r>
      <w:r w:rsidR="00132F4C" w:rsidRPr="00855588">
        <w:instrText xml:space="preserve"> REF Z_eq_forward1 \h </w:instrText>
      </w:r>
      <w:r w:rsidR="00132F4C" w:rsidRPr="00855588">
        <w:fldChar w:fldCharType="separate"/>
      </w:r>
      <w:r w:rsidR="003842B4">
        <w:rPr>
          <w:noProof/>
        </w:rPr>
        <w:t>2</w:t>
      </w:r>
      <w:r w:rsidR="00132F4C" w:rsidRPr="00855588">
        <w:fldChar w:fldCharType="end"/>
      </w:r>
      <w:r w:rsidR="00132F4C" w:rsidRPr="00855588">
        <w:t>.</w:t>
      </w:r>
    </w:p>
    <w:p w14:paraId="210AF46B" w14:textId="77777777" w:rsidR="005B05E2" w:rsidRPr="00855588" w:rsidRDefault="00497BCF" w:rsidP="00DA05A2">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f>
                      <m:fPr>
                        <m:ctrlPr>
                          <w:rPr>
                            <w:rFonts w:ascii="Cambria Math" w:hAnsi="Cambria Math"/>
                          </w:rPr>
                        </m:ctrlPr>
                      </m:fPr>
                      <m:num>
                        <m:r>
                          <m:rPr>
                            <m:sty m:val="p"/>
                          </m:rPr>
                          <w:rPr>
                            <w:rFonts w:ascii="Cambria Math" w:hAnsi="Cambria Math"/>
                          </w:rPr>
                          <m:t>29</m:t>
                        </m:r>
                      </m:num>
                      <m:den>
                        <m:r>
                          <m:rPr>
                            <m:sty m:val="p"/>
                          </m:rPr>
                          <w:rPr>
                            <w:rFonts w:ascii="Cambria Math" w:hAnsi="Cambria Math"/>
                          </w:rPr>
                          <m:t>5</m:t>
                        </m:r>
                      </m:den>
                    </m:f>
                  </m:e>
                  <m:e>
                    <m:r>
                      <m:rPr>
                        <m:sty m:val="p"/>
                      </m:rPr>
                      <w:rPr>
                        <w:rFonts w:ascii="Cambria Math" w:hAnsi="Cambria Math"/>
                      </w:rPr>
                      <m:t>-4</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-4</m:t>
                    </m:r>
                  </m:e>
                  <m:e>
                    <m:r>
                      <m:rPr>
                        <m:sty m:val="p"/>
                      </m:rPr>
                      <w:rPr>
                        <w:rFonts w:ascii="Cambria Math" w:hAnsi="Cambria Math"/>
                      </w:rPr>
                      <m:t>5</m:t>
                    </m:r>
                  </m:e>
                  <m:e>
                    <m:r>
                      <m:rPr>
                        <m:sty m:val="p"/>
                      </m:rPr>
                      <w:rPr>
                        <w:rFonts w:ascii="Cambria Math" w:hAnsi="Cambria Math"/>
                      </w:rPr>
                      <m:t>0</m:t>
                    </m:r>
                  </m:e>
                </m:mr>
              </m:m>
            </m:e>
          </m:d>
        </m:oMath>
      </m:oMathPara>
    </w:p>
    <w:p w14:paraId="3C4F61EC" w14:textId="796C1072" w:rsidR="00132F4C" w:rsidRPr="00855588" w:rsidRDefault="00132F4C" w:rsidP="00132F4C">
      <w:pPr>
        <w:pStyle w:val="Cytat"/>
        <w:jc w:val="center"/>
      </w:pPr>
      <w:r w:rsidRPr="00855588">
        <w:t xml:space="preserve">Rysunek </w:t>
      </w:r>
      <w:bookmarkStart w:id="82" w:name="Z_eq_forward1"/>
      <w:r w:rsidRPr="00573BB9">
        <w:fldChar w:fldCharType="begin"/>
      </w:r>
      <w:r w:rsidRPr="00855588">
        <w:instrText xml:space="preserve"> SEQ eq </w:instrText>
      </w:r>
      <w:r w:rsidRPr="00573BB9">
        <w:fldChar w:fldCharType="separate"/>
      </w:r>
      <w:r w:rsidR="003842B4">
        <w:rPr>
          <w:noProof/>
        </w:rPr>
        <w:t>2</w:t>
      </w:r>
      <w:r w:rsidRPr="00573BB9">
        <w:fldChar w:fldCharType="end"/>
      </w:r>
      <w:bookmarkEnd w:id="82"/>
      <w:r w:rsidRPr="00855588">
        <w:t>. Układ równań liniowych w postaci macierzowej po pierwszym kroku eliminacji w przód</w:t>
      </w:r>
    </w:p>
    <w:p w14:paraId="4C6C654A" w14:textId="6C97A76C" w:rsidR="00BF0C1A" w:rsidRPr="00855588" w:rsidRDefault="00BF0C1A" w:rsidP="00DA05A2">
      <w:r w:rsidRPr="00855588">
        <w:tab/>
        <w:t xml:space="preserve">Następnym krokiem jest </w:t>
      </w:r>
      <w:r w:rsidR="00D93B98" w:rsidRPr="00855588">
        <w:t>post</w:t>
      </w:r>
      <w:r w:rsidR="00D93B98">
        <w:t>ępowa</w:t>
      </w:r>
      <w:r w:rsidR="00D93B98" w:rsidRPr="00D93B98">
        <w:t xml:space="preserve">nie </w:t>
      </w:r>
      <w:r w:rsidRPr="00D93B98">
        <w:t xml:space="preserve">analogicznie w stosunku do zmiennych </w:t>
      </w:r>
      <m:oMath>
        <m:sSub>
          <m:sSubPr>
            <m:ctrlPr>
              <w:rPr>
                <w:rFonts w:ascii="Cambria Math" w:hAnsi="Cambria Math"/>
                <w:i/>
              </w:rPr>
            </m:ctrlPr>
          </m:sSubPr>
          <m:e>
            <m:r>
              <w:rPr>
                <w:rFonts w:ascii="Cambria Math" w:hAnsi="Cambria Math"/>
              </w:rPr>
              <m:t>a</m:t>
            </m:r>
          </m:e>
          <m:sub>
            <m:r>
              <w:rPr>
                <w:rFonts w:ascii="Cambria Math" w:hAnsi="Cambria Math"/>
              </w:rPr>
              <m:t>32</m:t>
            </m:r>
          </m:sub>
        </m:sSub>
      </m:oMath>
      <w:r w:rsidRPr="00855588">
        <w:t xml:space="preserve"> oraz </w:t>
      </w:r>
      <m:oMath>
        <m:sSub>
          <m:sSubPr>
            <m:ctrlPr>
              <w:rPr>
                <w:rFonts w:ascii="Cambria Math" w:hAnsi="Cambria Math"/>
                <w:i/>
              </w:rPr>
            </m:ctrlPr>
          </m:sSubPr>
          <m:e>
            <m:r>
              <w:rPr>
                <w:rFonts w:ascii="Cambria Math" w:hAnsi="Cambria Math"/>
              </w:rPr>
              <m:t>a</m:t>
            </m:r>
          </m:e>
          <m:sub>
            <m:r>
              <w:rPr>
                <w:rFonts w:ascii="Cambria Math" w:hAnsi="Cambria Math"/>
              </w:rPr>
              <m:t>42</m:t>
            </m:r>
          </m:sub>
        </m:sSub>
      </m:oMath>
      <w:r w:rsidR="00132F4C" w:rsidRPr="00855588">
        <w:t xml:space="preserve">, co zostało </w:t>
      </w:r>
      <w:r w:rsidR="00E91EDF">
        <w:t xml:space="preserve"> przedstawione </w:t>
      </w:r>
      <w:r w:rsidR="00132F4C" w:rsidRPr="00855588">
        <w:t xml:space="preserve">na rysunku </w:t>
      </w:r>
      <w:r w:rsidR="00132F4C" w:rsidRPr="00855588">
        <w:fldChar w:fldCharType="begin"/>
      </w:r>
      <w:r w:rsidR="00132F4C" w:rsidRPr="00855588">
        <w:instrText xml:space="preserve"> REF Z_eq_forward2 \h </w:instrText>
      </w:r>
      <w:r w:rsidR="00132F4C" w:rsidRPr="00855588">
        <w:fldChar w:fldCharType="separate"/>
      </w:r>
      <w:r w:rsidR="003842B4">
        <w:rPr>
          <w:noProof/>
        </w:rPr>
        <w:t>3</w:t>
      </w:r>
      <w:r w:rsidR="00132F4C" w:rsidRPr="00855588">
        <w:fldChar w:fldCharType="end"/>
      </w:r>
      <w:r w:rsidR="00132F4C" w:rsidRPr="00855588">
        <w:t>.</w:t>
      </w:r>
    </w:p>
    <w:p w14:paraId="75769774" w14:textId="77777777" w:rsidR="00A44780" w:rsidRPr="00855588" w:rsidRDefault="00497BCF" w:rsidP="00DA05A2">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15</m:t>
                        </m:r>
                      </m:num>
                      <m:den>
                        <m:r>
                          <m:rPr>
                            <m:sty m:val="p"/>
                          </m:rPr>
                          <w:rPr>
                            <w:rFonts w:ascii="Cambria Math" w:hAnsi="Cambria Math"/>
                          </w:rPr>
                          <m:t>7</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7</m:t>
                        </m:r>
                      </m:den>
                    </m:f>
                  </m:e>
                  <m:e>
                    <m:f>
                      <m:fPr>
                        <m:ctrlPr>
                          <w:rPr>
                            <w:rFonts w:ascii="Cambria Math" w:hAnsi="Cambria Math"/>
                          </w:rPr>
                        </m:ctrlPr>
                      </m:fPr>
                      <m:num>
                        <m:r>
                          <m:rPr>
                            <m:sty m:val="p"/>
                          </m:rPr>
                          <w:rPr>
                            <w:rFonts w:ascii="Cambria Math" w:hAnsi="Cambria Math"/>
                          </w:rPr>
                          <m:t>8</m:t>
                        </m:r>
                      </m:num>
                      <m:den>
                        <m:r>
                          <m:rPr>
                            <m:sty m:val="p"/>
                          </m:rPr>
                          <w:rPr>
                            <w:rFonts w:ascii="Cambria Math" w:hAnsi="Cambria Math"/>
                          </w:rPr>
                          <m:t>7</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7</m:t>
                        </m:r>
                      </m:den>
                    </m:f>
                  </m:e>
                  <m:e>
                    <m:f>
                      <m:fPr>
                        <m:ctrlPr>
                          <w:rPr>
                            <w:rFonts w:ascii="Cambria Math" w:hAnsi="Cambria Math"/>
                          </w:rPr>
                        </m:ctrlPr>
                      </m:fPr>
                      <m:num>
                        <m:r>
                          <m:rPr>
                            <m:sty m:val="p"/>
                          </m:rPr>
                          <w:rPr>
                            <w:rFonts w:ascii="Cambria Math" w:hAnsi="Cambria Math"/>
                          </w:rPr>
                          <m:t>65</m:t>
                        </m:r>
                      </m:num>
                      <m:den>
                        <m:r>
                          <m:rPr>
                            <m:sty m:val="p"/>
                          </m:rPr>
                          <w:rPr>
                            <w:rFonts w:ascii="Cambria Math" w:hAnsi="Cambria Math"/>
                          </w:rPr>
                          <m:t>14</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14</m:t>
                        </m:r>
                      </m:den>
                    </m:f>
                  </m:e>
                </m:mr>
              </m:m>
            </m:e>
          </m:d>
        </m:oMath>
      </m:oMathPara>
    </w:p>
    <w:p w14:paraId="619D3998" w14:textId="41BFD9B4" w:rsidR="00132F4C" w:rsidRPr="00855588" w:rsidRDefault="00132F4C" w:rsidP="00132F4C">
      <w:pPr>
        <w:pStyle w:val="Cytat"/>
        <w:jc w:val="center"/>
      </w:pPr>
      <w:r w:rsidRPr="00855588">
        <w:t xml:space="preserve">Rysunek </w:t>
      </w:r>
      <w:bookmarkStart w:id="83" w:name="Z_eq_forward2"/>
      <w:r w:rsidRPr="00573BB9">
        <w:fldChar w:fldCharType="begin"/>
      </w:r>
      <w:r w:rsidRPr="00855588">
        <w:instrText xml:space="preserve"> SEQ eq </w:instrText>
      </w:r>
      <w:r w:rsidRPr="00573BB9">
        <w:fldChar w:fldCharType="separate"/>
      </w:r>
      <w:r w:rsidR="003842B4">
        <w:rPr>
          <w:noProof/>
        </w:rPr>
        <w:t>3</w:t>
      </w:r>
      <w:r w:rsidRPr="00573BB9">
        <w:fldChar w:fldCharType="end"/>
      </w:r>
      <w:bookmarkEnd w:id="83"/>
      <w:r w:rsidRPr="00855588">
        <w:t>. Układ równań liniowych w postaci macierzowej po drugim kroku eliminacji w przód</w:t>
      </w:r>
    </w:p>
    <w:p w14:paraId="67B7712E" w14:textId="780FA4A1" w:rsidR="00A44780" w:rsidRPr="00855588" w:rsidRDefault="00A44780" w:rsidP="00DA05A2">
      <w:r w:rsidRPr="00855588">
        <w:tab/>
        <w:t xml:space="preserve">Ostatnim krokiem w przypadku tej przykładowej macierzy jest zredukowanie wyrazu </w:t>
      </w:r>
      <m:oMath>
        <m:sSub>
          <m:sSubPr>
            <m:ctrlPr>
              <w:rPr>
                <w:rFonts w:ascii="Cambria Math" w:hAnsi="Cambria Math"/>
                <w:i/>
              </w:rPr>
            </m:ctrlPr>
          </m:sSubPr>
          <m:e>
            <m:r>
              <w:rPr>
                <w:rFonts w:ascii="Cambria Math" w:hAnsi="Cambria Math"/>
              </w:rPr>
              <m:t>a</m:t>
            </m:r>
          </m:e>
          <m:sub>
            <m:r>
              <w:rPr>
                <w:rFonts w:ascii="Cambria Math" w:hAnsi="Cambria Math"/>
              </w:rPr>
              <m:t>43</m:t>
            </m:r>
          </m:sub>
        </m:sSub>
      </m:oMath>
      <w:r w:rsidR="00132F4C" w:rsidRPr="00855588">
        <w:rPr>
          <w:rFonts w:eastAsiaTheme="minorEastAsia"/>
        </w:rPr>
        <w:t xml:space="preserve">, jak zostało to uwidocznione na rysunku </w:t>
      </w:r>
      <w:r w:rsidR="00132F4C" w:rsidRPr="00855588">
        <w:rPr>
          <w:rFonts w:eastAsiaTheme="minorEastAsia"/>
        </w:rPr>
        <w:fldChar w:fldCharType="begin"/>
      </w:r>
      <w:r w:rsidR="00132F4C" w:rsidRPr="00855588">
        <w:rPr>
          <w:rFonts w:eastAsiaTheme="minorEastAsia"/>
        </w:rPr>
        <w:instrText xml:space="preserve"> REF Z_eq_forward_done \h </w:instrText>
      </w:r>
      <w:r w:rsidR="00132F4C" w:rsidRPr="00855588">
        <w:rPr>
          <w:rFonts w:eastAsiaTheme="minorEastAsia"/>
        </w:rPr>
      </w:r>
      <w:r w:rsidR="00132F4C" w:rsidRPr="00855588">
        <w:rPr>
          <w:rFonts w:eastAsiaTheme="minorEastAsia"/>
        </w:rPr>
        <w:fldChar w:fldCharType="separate"/>
      </w:r>
      <w:r w:rsidR="003842B4">
        <w:rPr>
          <w:noProof/>
        </w:rPr>
        <w:t>4</w:t>
      </w:r>
      <w:r w:rsidR="00132F4C" w:rsidRPr="00855588">
        <w:rPr>
          <w:rFonts w:eastAsiaTheme="minorEastAsia"/>
        </w:rPr>
        <w:fldChar w:fldCharType="end"/>
      </w:r>
      <w:r w:rsidRPr="00855588">
        <w:t>.</w:t>
      </w:r>
    </w:p>
    <w:p w14:paraId="037DE04F" w14:textId="77777777" w:rsidR="00A44780" w:rsidRPr="00855588" w:rsidRDefault="00497BCF" w:rsidP="00DA05A2">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15</m:t>
                        </m:r>
                      </m:num>
                      <m:den>
                        <m:r>
                          <m:rPr>
                            <m:sty m:val="p"/>
                          </m:rPr>
                          <w:rPr>
                            <w:rFonts w:ascii="Cambria Math" w:hAnsi="Cambria Math"/>
                          </w:rPr>
                          <m:t>7</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7</m:t>
                        </m:r>
                      </m:den>
                    </m:f>
                  </m:e>
                  <m:e>
                    <m:f>
                      <m:fPr>
                        <m:ctrlPr>
                          <w:rPr>
                            <w:rFonts w:ascii="Cambria Math" w:hAnsi="Cambria Math"/>
                          </w:rPr>
                        </m:ctrlPr>
                      </m:fPr>
                      <m:num>
                        <m:r>
                          <m:rPr>
                            <m:sty m:val="p"/>
                          </m:rPr>
                          <w:rPr>
                            <w:rFonts w:ascii="Cambria Math" w:hAnsi="Cambria Math"/>
                          </w:rPr>
                          <m:t>8</m:t>
                        </m:r>
                      </m:num>
                      <m:den>
                        <m:r>
                          <m:rPr>
                            <m:sty m:val="p"/>
                          </m:rPr>
                          <w:rPr>
                            <w:rFonts w:ascii="Cambria Math" w:hAnsi="Cambria Math"/>
                          </w:rPr>
                          <m:t>7</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5</m:t>
                        </m:r>
                      </m:num>
                      <m:den>
                        <m:r>
                          <m:rPr>
                            <m:sty m:val="p"/>
                          </m:rPr>
                          <w:rPr>
                            <w:rFonts w:ascii="Cambria Math" w:hAnsi="Cambria Math"/>
                          </w:rPr>
                          <m:t>6</m:t>
                        </m:r>
                      </m:den>
                    </m:f>
                  </m:e>
                  <m:e>
                    <m:f>
                      <m:fPr>
                        <m:ctrlPr>
                          <w:rPr>
                            <w:rFonts w:ascii="Cambria Math" w:hAnsi="Cambria Math"/>
                          </w:rPr>
                        </m:ctrlPr>
                      </m:fPr>
                      <m:num>
                        <m:r>
                          <m:rPr>
                            <m:sty m:val="p"/>
                          </m:rPr>
                          <w:rPr>
                            <w:rFonts w:ascii="Cambria Math" w:hAnsi="Cambria Math"/>
                          </w:rPr>
                          <m:t>7</m:t>
                        </m:r>
                      </m:num>
                      <m:den>
                        <m:r>
                          <m:rPr>
                            <m:sty m:val="p"/>
                          </m:rPr>
                          <w:rPr>
                            <w:rFonts w:ascii="Cambria Math" w:hAnsi="Cambria Math"/>
                          </w:rPr>
                          <m:t>6</m:t>
                        </m:r>
                      </m:den>
                    </m:f>
                  </m:e>
                </m:mr>
              </m:m>
            </m:e>
          </m:d>
        </m:oMath>
      </m:oMathPara>
    </w:p>
    <w:p w14:paraId="0F12EE13" w14:textId="0B2BB751" w:rsidR="00132F4C" w:rsidRPr="00855588" w:rsidRDefault="00132F4C" w:rsidP="00132F4C">
      <w:pPr>
        <w:pStyle w:val="Cytat"/>
        <w:jc w:val="center"/>
      </w:pPr>
      <w:r w:rsidRPr="00855588">
        <w:t xml:space="preserve">Rysunek </w:t>
      </w:r>
      <w:bookmarkStart w:id="84" w:name="Z_eq_forward_done"/>
      <w:r w:rsidRPr="00573BB9">
        <w:fldChar w:fldCharType="begin"/>
      </w:r>
      <w:r w:rsidRPr="00855588">
        <w:instrText xml:space="preserve"> SEQ eq </w:instrText>
      </w:r>
      <w:r w:rsidRPr="00573BB9">
        <w:fldChar w:fldCharType="separate"/>
      </w:r>
      <w:r w:rsidR="003842B4">
        <w:rPr>
          <w:noProof/>
        </w:rPr>
        <w:t>4</w:t>
      </w:r>
      <w:r w:rsidRPr="00573BB9">
        <w:fldChar w:fldCharType="end"/>
      </w:r>
      <w:bookmarkEnd w:id="84"/>
      <w:r w:rsidRPr="00855588">
        <w:t>. Układ równań liniowych w postaci macierzowej po zakończeniu eliminacji w przód</w:t>
      </w:r>
    </w:p>
    <w:p w14:paraId="64440B4B" w14:textId="4393097E" w:rsidR="00A44780" w:rsidRPr="00D93B98" w:rsidRDefault="000325B4" w:rsidP="00132F4C">
      <w:pPr>
        <w:ind w:firstLine="0"/>
      </w:pPr>
      <w:r w:rsidRPr="00855588">
        <w:tab/>
        <w:t>Analizując przebieg tego przykładu można wy</w:t>
      </w:r>
      <w:r w:rsidR="00214824" w:rsidRPr="00855588">
        <w:t>snuć dwa pomocne wnioski</w:t>
      </w:r>
      <w:r w:rsidR="00E91EDF">
        <w:t>:</w:t>
      </w:r>
      <w:r w:rsidR="00E91EDF" w:rsidRPr="00855588">
        <w:t xml:space="preserve"> </w:t>
      </w:r>
      <w:r w:rsidR="00E91EDF">
        <w:t>d</w:t>
      </w:r>
      <w:r w:rsidR="00404D4A" w:rsidRPr="00855588">
        <w:t>la każdego równania, czyli wiersza macierzy, można</w:t>
      </w:r>
      <w:r w:rsidR="00D93B98">
        <w:t xml:space="preserve"> </w:t>
      </w:r>
      <w:r w:rsidR="00D93B98" w:rsidRPr="00E31EC8">
        <w:t>wyznaczyć ilość operacji elementarnych</w:t>
      </w:r>
      <w:r w:rsidR="00D93B98">
        <w:t>,</w:t>
      </w:r>
      <w:r w:rsidR="00D93B98" w:rsidRPr="00E31EC8">
        <w:t xml:space="preserve"> które są konieczne do doprowadzenia go do pożądanej postaci</w:t>
      </w:r>
      <w:r w:rsidR="00D93B98">
        <w:t>,</w:t>
      </w:r>
      <w:r w:rsidR="00404D4A" w:rsidRPr="00D93B98">
        <w:t xml:space="preserve"> przy założeniu wykonywania operacji w sposób sekwencyjny. W powyższym przykładzie dla wiersza 1 było to zero operacji elementarnych, wiersz numer 2 wymagał jednej operacji elementarnej, zaś wiersze 3 i 4 po dwie. Wychodząc z </w:t>
      </w:r>
      <w:r w:rsidR="00214824" w:rsidRPr="00D93B98">
        <w:t>powyższego wniosku</w:t>
      </w:r>
      <w:r w:rsidR="00404D4A" w:rsidRPr="00D93B98">
        <w:t xml:space="preserve"> postawić można kolejny</w:t>
      </w:r>
      <w:r w:rsidR="00D93B98">
        <w:t>,</w:t>
      </w:r>
      <w:r w:rsidR="00404D4A" w:rsidRPr="00D93B98">
        <w:t xml:space="preserve"> iż dla danej </w:t>
      </w:r>
      <w:r w:rsidR="00404D4A" w:rsidRPr="00D93B98">
        <w:lastRenderedPageBreak/>
        <w:t>macierzy można szybko wyznaczyć maksymalną ilość operacji elementarnych konieczną do sprowadzenia jej do macierzy schodkowej przypad</w:t>
      </w:r>
      <w:r w:rsidR="00404D4A" w:rsidRPr="00CC51EC">
        <w:t xml:space="preserve">ającej na wiersz. Jak łatwo zauważyć, ta ilość operacji </w:t>
      </w:r>
      <m:oMath>
        <m:r>
          <w:rPr>
            <w:rFonts w:ascii="Cambria Math" w:hAnsi="Cambria Math"/>
          </w:rPr>
          <m:t>o</m:t>
        </m:r>
      </m:oMath>
      <w:r w:rsidR="00404D4A" w:rsidRPr="00855588">
        <w:t xml:space="preserve"> jest zwią</w:t>
      </w:r>
      <w:proofErr w:type="spellStart"/>
      <w:r w:rsidR="00306060">
        <w:t>z</w:t>
      </w:r>
      <w:r w:rsidR="00404D4A" w:rsidRPr="00855588">
        <w:t>ana</w:t>
      </w:r>
      <w:proofErr w:type="spellEnd"/>
      <w:r w:rsidR="00404D4A" w:rsidRPr="00855588">
        <w:t xml:space="preserve"> bezpośrednio z szerokością pasma </w:t>
      </w:r>
      <m:oMath>
        <m:r>
          <w:rPr>
            <w:rFonts w:ascii="Cambria Math" w:hAnsi="Cambria Math"/>
          </w:rPr>
          <m:t>d</m:t>
        </m:r>
      </m:oMath>
      <w:r w:rsidR="00404D4A" w:rsidRPr="00855588">
        <w:t xml:space="preserve"> macierzy:</w:t>
      </w:r>
      <w:r w:rsidR="00214824" w:rsidRPr="00855588">
        <w:t xml:space="preserve"> </w:t>
      </w:r>
      <m:oMath>
        <m:r>
          <w:rPr>
            <w:rFonts w:ascii="Cambria Math" w:hAnsi="Cambria Math"/>
          </w:rPr>
          <m:t>o=d-1</m:t>
        </m:r>
      </m:oMath>
      <w:r w:rsidR="00306060">
        <w:rPr>
          <w:rFonts w:eastAsiaTheme="minorEastAsia"/>
        </w:rPr>
        <w:t>.</w:t>
      </w:r>
    </w:p>
    <w:p w14:paraId="21722586" w14:textId="77777777" w:rsidR="0015250C" w:rsidRPr="00855588" w:rsidRDefault="00214824" w:rsidP="0015250C">
      <w:r w:rsidRPr="00CC51EC">
        <w:t>Drugi wniosek wyprowadzić można z faktu, iż eliminacja w przód sprowadza macierz do postaci macierzy schodkowej. Cechą charakter</w:t>
      </w:r>
      <w:r w:rsidRPr="006C6F6F">
        <w:t>ystyczną tej macierzy jest to, iż pierwszy wyraz niezerowy w danym wierszu musi znajdować się na diagonali macierzy; bezpośrednio oznacza to, że żadne dwa wiersze nie mogą mieć identycznego</w:t>
      </w:r>
      <w:r w:rsidR="00132F4C" w:rsidRPr="00855588">
        <w:t xml:space="preserve"> pierwszego wyrazu niezerowego.</w:t>
      </w:r>
    </w:p>
    <w:p w14:paraId="33164106" w14:textId="77777777" w:rsidR="005B05E2" w:rsidRPr="00855588" w:rsidRDefault="007B47C5" w:rsidP="00B103B0">
      <w:pPr>
        <w:pStyle w:val="Nagwek3"/>
      </w:pPr>
      <w:bookmarkStart w:id="85" w:name="_Ref375585015"/>
      <w:bookmarkStart w:id="86" w:name="_Toc376693422"/>
      <w:r w:rsidRPr="00855588">
        <w:t>PODSTAWIANIE WSTECZ</w:t>
      </w:r>
      <w:bookmarkEnd w:id="85"/>
      <w:bookmarkEnd w:id="86"/>
    </w:p>
    <w:p w14:paraId="77C9579F" w14:textId="77777777" w:rsidR="001D45E5" w:rsidRPr="00855588" w:rsidRDefault="00B103B0" w:rsidP="001D45E5">
      <w:r w:rsidRPr="00855588">
        <w:t xml:space="preserve">Drugą z faz rozwiązania układu równań liniowych przy pomocy metody Gaussa jest faza podstawiania wstecz (ang. </w:t>
      </w:r>
      <w:proofErr w:type="spellStart"/>
      <w:r w:rsidRPr="00855588">
        <w:t>back</w:t>
      </w:r>
      <w:proofErr w:type="spellEnd"/>
      <w:r w:rsidRPr="00855588">
        <w:t xml:space="preserve"> </w:t>
      </w:r>
      <w:proofErr w:type="spellStart"/>
      <w:r w:rsidRPr="00855588">
        <w:t>substitution</w:t>
      </w:r>
      <w:proofErr w:type="spellEnd"/>
      <w:r w:rsidRPr="00855588">
        <w:t>).</w:t>
      </w:r>
      <w:r w:rsidR="000677CD" w:rsidRPr="00855588">
        <w:t xml:space="preserve"> Etap ten przeprowadzany jest na macierzy sprowadzonej do górnej macierzy trójkątnej, czyli macierzy w postaci schodkowej utworzonej w fazie eliminacji w przód.</w:t>
      </w:r>
      <w:r w:rsidR="001D45E5" w:rsidRPr="00855588">
        <w:t xml:space="preserve"> Rysunek </w:t>
      </w:r>
      <w:r w:rsidR="001D45E5" w:rsidRPr="00855588">
        <w:fldChar w:fldCharType="begin"/>
      </w:r>
      <w:r w:rsidR="001D45E5" w:rsidRPr="00855588">
        <w:instrText xml:space="preserve"> REF Z_eq_echelon \h </w:instrText>
      </w:r>
      <w:r w:rsidR="001D45E5" w:rsidRPr="00855588">
        <w:fldChar w:fldCharType="separate"/>
      </w:r>
      <w:r w:rsidR="003842B4">
        <w:rPr>
          <w:noProof/>
        </w:rPr>
        <w:t>5</w:t>
      </w:r>
      <w:r w:rsidR="001D45E5" w:rsidRPr="00855588">
        <w:fldChar w:fldCharType="end"/>
      </w:r>
      <w:r w:rsidR="001D45E5" w:rsidRPr="00855588">
        <w:t xml:space="preserve"> przedstawia macierz w formie schodkowej gotową do przeprowadzenia fazy podstawiania wstecz.</w:t>
      </w:r>
    </w:p>
    <w:p w14:paraId="023363CE" w14:textId="77777777" w:rsidR="000677CD" w:rsidRPr="00855588" w:rsidRDefault="00497BCF" w:rsidP="000677CD">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15</m:t>
                        </m:r>
                      </m:num>
                      <m:den>
                        <m:r>
                          <m:rPr>
                            <m:sty m:val="p"/>
                          </m:rPr>
                          <w:rPr>
                            <w:rFonts w:ascii="Cambria Math" w:hAnsi="Cambria Math"/>
                          </w:rPr>
                          <m:t>7</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7</m:t>
                        </m:r>
                      </m:den>
                    </m:f>
                  </m:e>
                  <m:e>
                    <m:f>
                      <m:fPr>
                        <m:ctrlPr>
                          <w:rPr>
                            <w:rFonts w:ascii="Cambria Math" w:hAnsi="Cambria Math"/>
                          </w:rPr>
                        </m:ctrlPr>
                      </m:fPr>
                      <m:num>
                        <m:r>
                          <m:rPr>
                            <m:sty m:val="p"/>
                          </m:rPr>
                          <w:rPr>
                            <w:rFonts w:ascii="Cambria Math" w:hAnsi="Cambria Math"/>
                          </w:rPr>
                          <m:t>8</m:t>
                        </m:r>
                      </m:num>
                      <m:den>
                        <m:r>
                          <m:rPr>
                            <m:sty m:val="p"/>
                          </m:rPr>
                          <w:rPr>
                            <w:rFonts w:ascii="Cambria Math" w:hAnsi="Cambria Math"/>
                          </w:rPr>
                          <m:t>7</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5</m:t>
                        </m:r>
                      </m:num>
                      <m:den>
                        <m:r>
                          <m:rPr>
                            <m:sty m:val="p"/>
                          </m:rPr>
                          <w:rPr>
                            <w:rFonts w:ascii="Cambria Math" w:hAnsi="Cambria Math"/>
                          </w:rPr>
                          <m:t>6</m:t>
                        </m:r>
                      </m:den>
                    </m:f>
                  </m:e>
                  <m:e>
                    <m:f>
                      <m:fPr>
                        <m:ctrlPr>
                          <w:rPr>
                            <w:rFonts w:ascii="Cambria Math" w:hAnsi="Cambria Math"/>
                          </w:rPr>
                        </m:ctrlPr>
                      </m:fPr>
                      <m:num>
                        <m:r>
                          <m:rPr>
                            <m:sty m:val="p"/>
                          </m:rPr>
                          <w:rPr>
                            <w:rFonts w:ascii="Cambria Math" w:hAnsi="Cambria Math"/>
                          </w:rPr>
                          <m:t>7</m:t>
                        </m:r>
                      </m:num>
                      <m:den>
                        <m:r>
                          <m:rPr>
                            <m:sty m:val="p"/>
                          </m:rPr>
                          <w:rPr>
                            <w:rFonts w:ascii="Cambria Math" w:hAnsi="Cambria Math"/>
                          </w:rPr>
                          <m:t>6</m:t>
                        </m:r>
                      </m:den>
                    </m:f>
                  </m:e>
                </m:mr>
              </m:m>
            </m:e>
          </m:d>
        </m:oMath>
      </m:oMathPara>
    </w:p>
    <w:p w14:paraId="08887ED3" w14:textId="05FD5B6B" w:rsidR="000677CD" w:rsidRPr="00855588" w:rsidRDefault="001D45E5" w:rsidP="001D45E5">
      <w:pPr>
        <w:pStyle w:val="Cytat"/>
        <w:jc w:val="center"/>
      </w:pPr>
      <w:r w:rsidRPr="00855588">
        <w:t xml:space="preserve">Rysunek </w:t>
      </w:r>
      <w:bookmarkStart w:id="87" w:name="Z_eq_echelon"/>
      <w:r w:rsidRPr="00573BB9">
        <w:fldChar w:fldCharType="begin"/>
      </w:r>
      <w:r w:rsidRPr="00855588">
        <w:instrText xml:space="preserve"> SEQ eq </w:instrText>
      </w:r>
      <w:r w:rsidRPr="00573BB9">
        <w:fldChar w:fldCharType="separate"/>
      </w:r>
      <w:r w:rsidR="003842B4">
        <w:rPr>
          <w:noProof/>
        </w:rPr>
        <w:t>5</w:t>
      </w:r>
      <w:r w:rsidRPr="00573BB9">
        <w:fldChar w:fldCharType="end"/>
      </w:r>
      <w:bookmarkEnd w:id="87"/>
      <w:r w:rsidRPr="00855588">
        <w:t>. Układ równań liniowych w postaci macierzy schodkowej</w:t>
      </w:r>
    </w:p>
    <w:p w14:paraId="777625D7" w14:textId="37C91BEA" w:rsidR="00766771" w:rsidRPr="00855588" w:rsidRDefault="00766771" w:rsidP="00766771">
      <w:pPr>
        <w:rPr>
          <w:rFonts w:eastAsiaTheme="minorEastAsia"/>
        </w:rPr>
      </w:pPr>
      <w:r w:rsidRPr="00855588">
        <w:t xml:space="preserve">Kontynuując analizę tego przykładu </w:t>
      </w:r>
      <w:r w:rsidR="00CC51EC">
        <w:t xml:space="preserve">na podstawie </w:t>
      </w:r>
      <w:r w:rsidRPr="00CC51EC">
        <w:t>[</w:t>
      </w:r>
      <w:r w:rsidRPr="00855588">
        <w:fldChar w:fldCharType="begin"/>
      </w:r>
      <w:r w:rsidRPr="00855588">
        <w:instrText xml:space="preserve"> REF rondaoliver \h </w:instrText>
      </w:r>
      <w:r w:rsidRPr="00855588">
        <w:fldChar w:fldCharType="separate"/>
      </w:r>
      <w:ins w:id="88" w:author="Pawel Wal" w:date="2014-01-13T09:09:00Z">
        <w:r w:rsidR="003842B4">
          <w:rPr>
            <w:noProof/>
            <w:shd w:val="clear" w:color="auto" w:fill="FFFFFF"/>
            <w:lang w:val="en-GB"/>
          </w:rPr>
          <w:t>9</w:t>
        </w:r>
      </w:ins>
      <w:del w:id="89" w:author="Pawel Wal" w:date="2014-01-13T09:04:00Z">
        <w:r w:rsidR="002E6ADB" w:rsidRPr="002E6ADB" w:rsidDel="007E4C72">
          <w:rPr>
            <w:noProof/>
            <w:shd w:val="clear" w:color="auto" w:fill="FFFFFF"/>
          </w:rPr>
          <w:delText>9</w:delText>
        </w:r>
      </w:del>
      <w:r w:rsidRPr="00855588">
        <w:fldChar w:fldCharType="end"/>
      </w:r>
      <w:r w:rsidRPr="00855588">
        <w:t xml:space="preserve">], zauważyć można iż wartość wyrazu </w:t>
      </w:r>
      <m:oMath>
        <m:r>
          <m:rPr>
            <m:sty m:val="p"/>
          </m:rPr>
          <w:rPr>
            <w:rFonts w:ascii="Cambria Math" w:hAnsi="Cambria Math"/>
          </w:rPr>
          <w:softHyphen/>
        </m:r>
        <m:sSub>
          <m:sSubPr>
            <m:ctrlPr>
              <w:rPr>
                <w:rFonts w:ascii="Cambria Math" w:hAnsi="Cambria Math"/>
                <w:i/>
              </w:rPr>
            </m:ctrlPr>
          </m:sSubPr>
          <m:e>
            <m:r>
              <w:rPr>
                <w:rFonts w:ascii="Cambria Math" w:hAnsi="Cambria Math"/>
              </w:rPr>
              <m:t>x</m:t>
            </m:r>
          </m:e>
          <m:sub>
            <m:r>
              <w:rPr>
                <w:rFonts w:ascii="Cambria Math" w:hAnsi="Cambria Math"/>
              </w:rPr>
              <m:t>4</m:t>
            </m:r>
          </m:sub>
        </m:sSub>
      </m:oMath>
      <w:r w:rsidRPr="00855588">
        <w:rPr>
          <w:rFonts w:eastAsiaTheme="minorEastAsia"/>
        </w:rPr>
        <w:t xml:space="preserve"> może zostać wyliczona bez przeprowadzania żadnych dodatkowych operacji, podczas gdy pozostałe wyrazy wymagają operacji odpow</w:t>
      </w:r>
      <w:proofErr w:type="spellStart"/>
      <w:r w:rsidR="00306060">
        <w:rPr>
          <w:rFonts w:eastAsiaTheme="minorEastAsia"/>
        </w:rPr>
        <w:t>ie</w:t>
      </w:r>
      <w:r w:rsidRPr="00855588">
        <w:rPr>
          <w:rFonts w:eastAsiaTheme="minorEastAsia"/>
        </w:rPr>
        <w:t>dnio</w:t>
      </w:r>
      <w:proofErr w:type="spellEnd"/>
      <w:r w:rsidRPr="00855588">
        <w:rPr>
          <w:rFonts w:eastAsiaTheme="minorEastAsia"/>
        </w:rPr>
        <w:t xml:space="preserve"> więcej. Wyraz </w:t>
      </w:r>
      <m:oMath>
        <m:r>
          <m:rPr>
            <m:sty m:val="p"/>
          </m:rPr>
          <w:rPr>
            <w:rFonts w:ascii="Cambria Math" w:hAnsi="Cambria Math"/>
          </w:rPr>
          <w:softHyphen/>
        </m:r>
        <m:sSub>
          <m:sSubPr>
            <m:ctrlPr>
              <w:rPr>
                <w:rFonts w:ascii="Cambria Math" w:hAnsi="Cambria Math"/>
                <w:i/>
              </w:rPr>
            </m:ctrlPr>
          </m:sSubPr>
          <m:e>
            <m:r>
              <w:rPr>
                <w:rFonts w:ascii="Cambria Math" w:hAnsi="Cambria Math"/>
              </w:rPr>
              <m:t>x</m:t>
            </m:r>
          </m:e>
          <m:sub>
            <m:r>
              <w:rPr>
                <w:rFonts w:ascii="Cambria Math" w:hAnsi="Cambria Math"/>
              </w:rPr>
              <m:t>4</m:t>
            </m:r>
          </m:sub>
        </m:sSub>
      </m:oMath>
      <w:r w:rsidRPr="00855588">
        <w:rPr>
          <w:rFonts w:eastAsiaTheme="minorEastAsia"/>
        </w:rPr>
        <w:t xml:space="preserve"> zostaje więc wyliczony poprzez obustronne dzielenie jak uwidoczniono na rysunku </w:t>
      </w:r>
      <w:r w:rsidR="00FC148B" w:rsidRPr="00855588">
        <w:rPr>
          <w:rFonts w:eastAsiaTheme="minorEastAsia"/>
        </w:rPr>
        <w:fldChar w:fldCharType="begin"/>
      </w:r>
      <w:r w:rsidR="00FC148B" w:rsidRPr="00855588">
        <w:rPr>
          <w:rFonts w:eastAsiaTheme="minorEastAsia"/>
        </w:rPr>
        <w:instrText xml:space="preserve"> REF Z_eq_echelon1 \h </w:instrText>
      </w:r>
      <w:r w:rsidR="00FC148B" w:rsidRPr="00855588">
        <w:rPr>
          <w:rFonts w:eastAsiaTheme="minorEastAsia"/>
        </w:rPr>
      </w:r>
      <w:r w:rsidR="00FC148B" w:rsidRPr="00855588">
        <w:rPr>
          <w:rFonts w:eastAsiaTheme="minorEastAsia"/>
        </w:rPr>
        <w:fldChar w:fldCharType="separate"/>
      </w:r>
      <w:r w:rsidR="003842B4">
        <w:rPr>
          <w:noProof/>
        </w:rPr>
        <w:t>6</w:t>
      </w:r>
      <w:r w:rsidR="00FC148B" w:rsidRPr="00855588">
        <w:rPr>
          <w:rFonts w:eastAsiaTheme="minorEastAsia"/>
        </w:rPr>
        <w:fldChar w:fldCharType="end"/>
      </w:r>
      <w:r w:rsidRPr="00855588">
        <w:rPr>
          <w:rFonts w:eastAsiaTheme="minorEastAsia"/>
        </w:rPr>
        <w:t>.</w:t>
      </w:r>
    </w:p>
    <w:p w14:paraId="0A969AFE" w14:textId="77777777" w:rsidR="00766771" w:rsidRPr="00855588" w:rsidRDefault="00497BCF" w:rsidP="00766771">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15</m:t>
                        </m:r>
                      </m:num>
                      <m:den>
                        <m:r>
                          <m:rPr>
                            <m:sty m:val="p"/>
                          </m:rPr>
                          <w:rPr>
                            <w:rFonts w:ascii="Cambria Math" w:hAnsi="Cambria Math"/>
                          </w:rPr>
                          <m:t>7</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7</m:t>
                        </m:r>
                      </m:den>
                    </m:f>
                  </m:e>
                  <m:e>
                    <m:f>
                      <m:fPr>
                        <m:ctrlPr>
                          <w:rPr>
                            <w:rFonts w:ascii="Cambria Math" w:hAnsi="Cambria Math"/>
                          </w:rPr>
                        </m:ctrlPr>
                      </m:fPr>
                      <m:num>
                        <m:r>
                          <m:rPr>
                            <m:sty m:val="p"/>
                          </m:rPr>
                          <w:rPr>
                            <w:rFonts w:ascii="Cambria Math" w:hAnsi="Cambria Math"/>
                          </w:rPr>
                          <m:t>8</m:t>
                        </m:r>
                      </m:num>
                      <m:den>
                        <m:r>
                          <m:rPr>
                            <m:sty m:val="p"/>
                          </m:rPr>
                          <w:rPr>
                            <w:rFonts w:ascii="Cambria Math" w:hAnsi="Cambria Math"/>
                          </w:rPr>
                          <m:t>7</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f>
                      <m:fPr>
                        <m:ctrlPr>
                          <w:rPr>
                            <w:rFonts w:ascii="Cambria Math" w:hAnsi="Cambria Math"/>
                          </w:rPr>
                        </m:ctrlPr>
                      </m:fPr>
                      <m:num>
                        <m:r>
                          <m:rPr>
                            <m:sty m:val="p"/>
                          </m:rPr>
                          <w:rPr>
                            <w:rFonts w:ascii="Cambria Math" w:hAnsi="Cambria Math"/>
                          </w:rPr>
                          <m:t>7</m:t>
                        </m:r>
                      </m:num>
                      <m:den>
                        <m:r>
                          <m:rPr>
                            <m:sty m:val="p"/>
                          </m:rPr>
                          <w:rPr>
                            <w:rFonts w:ascii="Cambria Math" w:hAnsi="Cambria Math"/>
                          </w:rPr>
                          <m:t>5</m:t>
                        </m:r>
                      </m:den>
                    </m:f>
                  </m:e>
                </m:mr>
              </m:m>
            </m:e>
          </m:d>
        </m:oMath>
      </m:oMathPara>
    </w:p>
    <w:p w14:paraId="4EC4AA36" w14:textId="63A8D995" w:rsidR="00766771" w:rsidRPr="00CC51EC" w:rsidRDefault="00766771" w:rsidP="00766771">
      <w:pPr>
        <w:pStyle w:val="Cytat"/>
      </w:pPr>
      <w:r w:rsidRPr="00855588">
        <w:t xml:space="preserve">Rysunek </w:t>
      </w:r>
      <w:bookmarkStart w:id="90" w:name="Z_eq_echelon1"/>
      <w:r w:rsidRPr="00573BB9">
        <w:fldChar w:fldCharType="begin"/>
      </w:r>
      <w:r w:rsidRPr="00855588">
        <w:instrText xml:space="preserve"> SEQ eq </w:instrText>
      </w:r>
      <w:r w:rsidRPr="00573BB9">
        <w:fldChar w:fldCharType="separate"/>
      </w:r>
      <w:r w:rsidR="003842B4">
        <w:rPr>
          <w:noProof/>
        </w:rPr>
        <w:t>6</w:t>
      </w:r>
      <w:r w:rsidRPr="00573BB9">
        <w:fldChar w:fldCharType="end"/>
      </w:r>
      <w:bookmarkEnd w:id="90"/>
      <w:r w:rsidRPr="00855588">
        <w:t xml:space="preserve">. </w:t>
      </w:r>
      <w:r w:rsidR="00FC148B" w:rsidRPr="00855588">
        <w:t>Macierz schodkowa po przeprowadzeniu pierwszego kroku podstawienia wstecz</w:t>
      </w:r>
    </w:p>
    <w:p w14:paraId="69C2AC56" w14:textId="5FB00E6E" w:rsidR="00FC148B" w:rsidRPr="00855588" w:rsidRDefault="00FC148B" w:rsidP="00FC148B">
      <w:pPr>
        <w:rPr>
          <w:rFonts w:eastAsiaTheme="minorEastAsia"/>
        </w:rPr>
      </w:pPr>
      <w:r w:rsidRPr="00CC51EC">
        <w:lastRenderedPageBreak/>
        <w:t xml:space="preserve">Wiedząc iż </w:t>
      </w:r>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m:t>
        </m:r>
        <m:f>
          <m:fPr>
            <m:ctrlPr>
              <w:rPr>
                <w:rFonts w:ascii="Cambria Math" w:hAnsi="Cambria Math"/>
                <w:i/>
              </w:rPr>
            </m:ctrlPr>
          </m:fPr>
          <m:num>
            <m:r>
              <w:rPr>
                <w:rFonts w:ascii="Cambria Math" w:hAnsi="Cambria Math"/>
              </w:rPr>
              <m:t>7</m:t>
            </m:r>
          </m:num>
          <m:den>
            <m:r>
              <w:rPr>
                <w:rFonts w:ascii="Cambria Math" w:hAnsi="Cambria Math"/>
              </w:rPr>
              <m:t>5</m:t>
            </m:r>
          </m:den>
        </m:f>
      </m:oMath>
      <w:r w:rsidRPr="00855588">
        <w:rPr>
          <w:rFonts w:eastAsiaTheme="minorEastAsia"/>
        </w:rPr>
        <w:t xml:space="preserve">, możliwe jest teraz wyliczenie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Pr="00855588">
        <w:rPr>
          <w:rFonts w:eastAsiaTheme="minorEastAsia"/>
        </w:rPr>
        <w:t xml:space="preserve"> za pomocą równania danego trzecim wierszem macierzy: </w:t>
      </w:r>
      <m:oMath>
        <m:sSub>
          <m:sSubPr>
            <m:ctrlPr>
              <w:rPr>
                <w:rFonts w:ascii="Cambria Math" w:hAnsi="Cambria Math"/>
                <w:i/>
              </w:rPr>
            </m:ctrlPr>
          </m:sSubPr>
          <m:e>
            <m:f>
              <m:fPr>
                <m:ctrlPr>
                  <w:rPr>
                    <w:rFonts w:ascii="Cambria Math" w:hAnsi="Cambria Math"/>
                    <w:i/>
                  </w:rPr>
                </m:ctrlPr>
              </m:fPr>
              <m:num>
                <m:r>
                  <w:rPr>
                    <w:rFonts w:ascii="Cambria Math" w:hAnsi="Cambria Math"/>
                  </w:rPr>
                  <m:t>15</m:t>
                </m:r>
              </m:num>
              <m:den>
                <m:r>
                  <w:rPr>
                    <w:rFonts w:ascii="Cambria Math" w:hAnsi="Cambria Math"/>
                  </w:rPr>
                  <m:t>7</m:t>
                </m:r>
              </m:den>
            </m:f>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20</m:t>
            </m:r>
          </m:num>
          <m:den>
            <m:r>
              <w:rPr>
                <w:rFonts w:ascii="Cambria Math" w:hAnsi="Cambria Math"/>
              </w:rPr>
              <m:t>7</m:t>
            </m:r>
          </m:den>
        </m:f>
        <m:sSub>
          <m:sSubPr>
            <m:ctrlPr>
              <w:rPr>
                <w:rFonts w:ascii="Cambria Math" w:hAnsi="Cambria Math"/>
                <w:i/>
              </w:rPr>
            </m:ctrlPr>
          </m:sSubPr>
          <m:e>
            <m:r>
              <w:rPr>
                <w:rFonts w:ascii="Cambria Math" w:hAnsi="Cambria Math"/>
              </w:rPr>
              <m:t>x</m:t>
            </m:r>
          </m:e>
          <m:sub>
            <m:r>
              <w:rPr>
                <w:rFonts w:ascii="Cambria Math" w:hAnsi="Cambria Math"/>
              </w:rPr>
              <m:t>4</m:t>
            </m:r>
          </m:sub>
        </m:sSub>
      </m:oMath>
      <w:r w:rsidRPr="00855588">
        <w:rPr>
          <w:rFonts w:eastAsiaTheme="minorEastAsia"/>
        </w:rPr>
        <w:t>. Po wykonaniu odpowiednich operacji, uzyskujemy wynikową macierz przedstawio</w:t>
      </w:r>
      <w:proofErr w:type="spellStart"/>
      <w:r w:rsidRPr="00855588">
        <w:rPr>
          <w:rFonts w:eastAsiaTheme="minorEastAsia"/>
        </w:rPr>
        <w:t>ną</w:t>
      </w:r>
      <w:proofErr w:type="spellEnd"/>
      <w:r w:rsidRPr="00855588">
        <w:rPr>
          <w:rFonts w:eastAsiaTheme="minorEastAsia"/>
        </w:rPr>
        <w:t xml:space="preserve"> na rysunku </w:t>
      </w:r>
      <w:r w:rsidRPr="00855588">
        <w:rPr>
          <w:rFonts w:eastAsiaTheme="minorEastAsia"/>
        </w:rPr>
        <w:fldChar w:fldCharType="begin"/>
      </w:r>
      <w:r w:rsidRPr="00855588">
        <w:rPr>
          <w:rFonts w:eastAsiaTheme="minorEastAsia"/>
        </w:rPr>
        <w:instrText xml:space="preserve"> REF Z_eq_echelon2 \h </w:instrText>
      </w:r>
      <w:r w:rsidRPr="00855588">
        <w:rPr>
          <w:rFonts w:eastAsiaTheme="minorEastAsia"/>
        </w:rPr>
      </w:r>
      <w:r w:rsidRPr="00855588">
        <w:rPr>
          <w:rFonts w:eastAsiaTheme="minorEastAsia"/>
        </w:rPr>
        <w:fldChar w:fldCharType="separate"/>
      </w:r>
      <w:r w:rsidR="003842B4">
        <w:rPr>
          <w:noProof/>
        </w:rPr>
        <w:t>7</w:t>
      </w:r>
      <w:r w:rsidRPr="00855588">
        <w:rPr>
          <w:rFonts w:eastAsiaTheme="minorEastAsia"/>
        </w:rPr>
        <w:fldChar w:fldCharType="end"/>
      </w:r>
      <w:r w:rsidRPr="00855588">
        <w:rPr>
          <w:rFonts w:eastAsiaTheme="minorEastAsia"/>
        </w:rPr>
        <w:t>.</w:t>
      </w:r>
    </w:p>
    <w:p w14:paraId="6C5A4D76" w14:textId="77777777" w:rsidR="00FC148B" w:rsidRPr="00855588" w:rsidRDefault="00497BCF" w:rsidP="00FC148B">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f>
                      <m:fPr>
                        <m:ctrlPr>
                          <w:rPr>
                            <w:rFonts w:ascii="Cambria Math" w:hAnsi="Cambria Math"/>
                          </w:rPr>
                        </m:ctrlPr>
                      </m:fPr>
                      <m:num>
                        <m:r>
                          <w:rPr>
                            <w:rFonts w:ascii="Cambria Math" w:hAnsi="Cambria Math"/>
                          </w:rPr>
                          <m:t>12</m:t>
                        </m:r>
                      </m:num>
                      <m:den>
                        <m:r>
                          <m:rPr>
                            <m:sty m:val="p"/>
                          </m:rPr>
                          <w:rPr>
                            <w:rFonts w:ascii="Cambria Math" w:hAnsi="Cambria Math"/>
                          </w:rPr>
                          <m:t>5</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f>
                      <m:fPr>
                        <m:ctrlPr>
                          <w:rPr>
                            <w:rFonts w:ascii="Cambria Math" w:hAnsi="Cambria Math"/>
                          </w:rPr>
                        </m:ctrlPr>
                      </m:fPr>
                      <m:num>
                        <m:r>
                          <m:rPr>
                            <m:sty m:val="p"/>
                          </m:rPr>
                          <w:rPr>
                            <w:rFonts w:ascii="Cambria Math" w:hAnsi="Cambria Math"/>
                          </w:rPr>
                          <m:t>7</m:t>
                        </m:r>
                      </m:num>
                      <m:den>
                        <m:r>
                          <m:rPr>
                            <m:sty m:val="p"/>
                          </m:rPr>
                          <w:rPr>
                            <w:rFonts w:ascii="Cambria Math" w:hAnsi="Cambria Math"/>
                          </w:rPr>
                          <m:t>5</m:t>
                        </m:r>
                      </m:den>
                    </m:f>
                  </m:e>
                </m:mr>
              </m:m>
            </m:e>
          </m:d>
        </m:oMath>
      </m:oMathPara>
    </w:p>
    <w:p w14:paraId="5F5A891F" w14:textId="41F2F978" w:rsidR="00FC148B" w:rsidRPr="00855588" w:rsidRDefault="00FC148B" w:rsidP="00977B60">
      <w:pPr>
        <w:pStyle w:val="Cytat"/>
        <w:jc w:val="center"/>
      </w:pPr>
      <w:r w:rsidRPr="00855588">
        <w:t xml:space="preserve">Rysunek </w:t>
      </w:r>
      <w:bookmarkStart w:id="91" w:name="Z_eq_echelon2"/>
      <w:r w:rsidRPr="00573BB9">
        <w:fldChar w:fldCharType="begin"/>
      </w:r>
      <w:r w:rsidRPr="00855588">
        <w:instrText xml:space="preserve"> SEQ eq </w:instrText>
      </w:r>
      <w:r w:rsidRPr="00573BB9">
        <w:fldChar w:fldCharType="separate"/>
      </w:r>
      <w:r w:rsidR="003842B4">
        <w:rPr>
          <w:noProof/>
        </w:rPr>
        <w:t>7</w:t>
      </w:r>
      <w:r w:rsidRPr="00573BB9">
        <w:fldChar w:fldCharType="end"/>
      </w:r>
      <w:bookmarkEnd w:id="91"/>
      <w:r w:rsidRPr="00855588">
        <w:t>. Macierz schodkowa po przeprowadzeniu drugiego kroku podstawienia wstecz</w:t>
      </w:r>
    </w:p>
    <w:p w14:paraId="2F4B61C6" w14:textId="370DA581" w:rsidR="00FC148B" w:rsidRPr="00855588" w:rsidRDefault="00FC148B" w:rsidP="00FC148B">
      <w:pPr>
        <w:rPr>
          <w:rFonts w:eastAsiaTheme="minorEastAsia"/>
        </w:rPr>
      </w:pPr>
      <w:r w:rsidRPr="00855588">
        <w:t xml:space="preserve">W drodze analogicznych działań dla dwóch pozostałych poszukiwanych wyrazów,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855588">
        <w:rPr>
          <w:rFonts w:eastAsiaTheme="minorEastAsia"/>
        </w:rPr>
        <w:t xml:space="preserve"> oraz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855588">
        <w:rPr>
          <w:rFonts w:eastAsiaTheme="minorEastAsia"/>
        </w:rPr>
        <w:t xml:space="preserve"> danych równaniami opartymi odpowiednio na drugim i pierwszym wierszu macierzy w formie zaprezentowanej na rysunku </w:t>
      </w:r>
      <w:r w:rsidRPr="00855588">
        <w:rPr>
          <w:rFonts w:eastAsiaTheme="minorEastAsia"/>
        </w:rPr>
        <w:fldChar w:fldCharType="begin"/>
      </w:r>
      <w:r w:rsidRPr="00855588">
        <w:rPr>
          <w:rFonts w:eastAsiaTheme="minorEastAsia"/>
        </w:rPr>
        <w:instrText xml:space="preserve"> REF Z_eq_echelon2 \h </w:instrText>
      </w:r>
      <w:r w:rsidRPr="00855588">
        <w:rPr>
          <w:rFonts w:eastAsiaTheme="minorEastAsia"/>
        </w:rPr>
      </w:r>
      <w:r w:rsidRPr="00855588">
        <w:rPr>
          <w:rFonts w:eastAsiaTheme="minorEastAsia"/>
        </w:rPr>
        <w:fldChar w:fldCharType="separate"/>
      </w:r>
      <w:r w:rsidR="003842B4">
        <w:rPr>
          <w:noProof/>
        </w:rPr>
        <w:t>7</w:t>
      </w:r>
      <w:r w:rsidRPr="00855588">
        <w:rPr>
          <w:rFonts w:eastAsiaTheme="minorEastAsia"/>
        </w:rPr>
        <w:fldChar w:fldCharType="end"/>
      </w:r>
      <w:r w:rsidR="00CC51EC">
        <w:rPr>
          <w:rFonts w:eastAsiaTheme="minorEastAsia"/>
        </w:rPr>
        <w:t>,</w:t>
      </w:r>
      <w:r w:rsidRPr="00855588">
        <w:rPr>
          <w:rFonts w:eastAsiaTheme="minorEastAsia"/>
        </w:rPr>
        <w:t xml:space="preserve"> uzyskiwana jest ostatecznie macierz przedstawiona na rysunku </w:t>
      </w:r>
      <w:r w:rsidR="00C77DA7" w:rsidRPr="00855588">
        <w:rPr>
          <w:rFonts w:eastAsiaTheme="minorEastAsia"/>
        </w:rPr>
        <w:fldChar w:fldCharType="begin"/>
      </w:r>
      <w:r w:rsidR="00C77DA7" w:rsidRPr="00855588">
        <w:rPr>
          <w:rFonts w:eastAsiaTheme="minorEastAsia"/>
        </w:rPr>
        <w:instrText xml:space="preserve"> REF Z_eq_echelon3 \h </w:instrText>
      </w:r>
      <w:r w:rsidR="00C77DA7" w:rsidRPr="00855588">
        <w:rPr>
          <w:rFonts w:eastAsiaTheme="minorEastAsia"/>
        </w:rPr>
      </w:r>
      <w:r w:rsidR="00C77DA7" w:rsidRPr="00855588">
        <w:rPr>
          <w:rFonts w:eastAsiaTheme="minorEastAsia"/>
        </w:rPr>
        <w:fldChar w:fldCharType="separate"/>
      </w:r>
      <w:r w:rsidR="003842B4" w:rsidRPr="00855588">
        <w:t>8</w:t>
      </w:r>
      <w:r w:rsidR="00C77DA7" w:rsidRPr="00855588">
        <w:rPr>
          <w:rFonts w:eastAsiaTheme="minorEastAsia"/>
        </w:rPr>
        <w:fldChar w:fldCharType="end"/>
      </w:r>
      <w:r w:rsidRPr="00855588">
        <w:rPr>
          <w:rFonts w:eastAsiaTheme="minorEastAsia"/>
        </w:rPr>
        <w:t>.</w:t>
      </w:r>
    </w:p>
    <w:p w14:paraId="79F2B7E7" w14:textId="77777777" w:rsidR="00FC148B" w:rsidRPr="00855588" w:rsidRDefault="00497BCF" w:rsidP="00FC148B">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0</m:t>
                    </m:r>
                  </m:e>
                  <m:e>
                    <m:r>
                      <m:rPr>
                        <m:sty m:val="p"/>
                      </m:rPr>
                      <w:rPr>
                        <w:rFonts w:ascii="Cambria Math" w:hAnsi="Cambria Math"/>
                      </w:rPr>
                      <m:t>0</m:t>
                    </m:r>
                  </m:e>
                  <m:e>
                    <m:r>
                      <m:rPr>
                        <m:sty m:val="p"/>
                      </m:rPr>
                      <w:rPr>
                        <w:rFonts w:ascii="Cambria Math" w:hAnsi="Cambria Math"/>
                      </w:rPr>
                      <m:t>0</m:t>
                    </m:r>
                  </m:e>
                  <m:e>
                    <m:r>
                      <w:rPr>
                        <w:rFonts w:ascii="Cambria Math" w:hAnsi="Cambria Math"/>
                      </w:rPr>
                      <m:t>10</m:t>
                    </m:r>
                    <m:f>
                      <m:fPr>
                        <m:ctrlPr>
                          <w:rPr>
                            <w:rFonts w:ascii="Cambria Math" w:hAnsi="Cambria Math"/>
                            <w:i/>
                          </w:rPr>
                        </m:ctrlPr>
                      </m:fPr>
                      <m:num>
                        <m:r>
                          <w:rPr>
                            <w:rFonts w:ascii="Cambria Math" w:hAnsi="Cambria Math"/>
                          </w:rPr>
                          <m:t>66</m:t>
                        </m:r>
                      </m:num>
                      <m:den>
                        <m:r>
                          <w:rPr>
                            <w:rFonts w:ascii="Cambria Math" w:hAnsi="Cambria Math"/>
                          </w:rPr>
                          <m:t>175</m:t>
                        </m:r>
                      </m:den>
                    </m:f>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w:rPr>
                        <w:rFonts w:ascii="Cambria Math" w:hAnsi="Cambria Math"/>
                      </w:rPr>
                      <m:t>0</m:t>
                    </m:r>
                  </m:e>
                  <m:e>
                    <m:r>
                      <m:rPr>
                        <m:sty m:val="p"/>
                      </m:rPr>
                      <w:rPr>
                        <w:rFonts w:ascii="Cambria Math" w:hAnsi="Cambria Math"/>
                      </w:rPr>
                      <m:t>13</m:t>
                    </m:r>
                    <m:f>
                      <m:fPr>
                        <m:ctrlPr>
                          <w:rPr>
                            <w:rFonts w:ascii="Cambria Math" w:hAnsi="Cambria Math"/>
                          </w:rPr>
                        </m:ctrlPr>
                      </m:fPr>
                      <m:num>
                        <m:r>
                          <w:rPr>
                            <w:rFonts w:ascii="Cambria Math" w:hAnsi="Cambria Math"/>
                          </w:rPr>
                          <m:t>4</m:t>
                        </m:r>
                      </m:num>
                      <m:den>
                        <m:r>
                          <w:rPr>
                            <w:rFonts w:ascii="Cambria Math" w:hAnsi="Cambria Math"/>
                          </w:rPr>
                          <m:t>7</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w:rPr>
                        <w:rFonts w:ascii="Cambria Math" w:hAnsi="Cambria Math"/>
                      </w:rPr>
                      <m:t>2</m:t>
                    </m:r>
                    <m:f>
                      <m:fPr>
                        <m:ctrlPr>
                          <w:rPr>
                            <w:rFonts w:ascii="Cambria Math" w:hAnsi="Cambria Math"/>
                          </w:rPr>
                        </m:ctrlPr>
                      </m:fPr>
                      <m:num>
                        <m:r>
                          <w:rPr>
                            <w:rFonts w:ascii="Cambria Math" w:hAnsi="Cambria Math"/>
                          </w:rPr>
                          <m:t>2</m:t>
                        </m:r>
                      </m:num>
                      <m:den>
                        <m:r>
                          <m:rPr>
                            <m:sty m:val="p"/>
                          </m:rPr>
                          <w:rPr>
                            <w:rFonts w:ascii="Cambria Math" w:hAnsi="Cambria Math"/>
                          </w:rPr>
                          <m:t>5</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f>
                      <m:fPr>
                        <m:ctrlPr>
                          <w:rPr>
                            <w:rFonts w:ascii="Cambria Math" w:hAnsi="Cambria Math"/>
                          </w:rPr>
                        </m:ctrlPr>
                      </m:fPr>
                      <m:num>
                        <m:r>
                          <m:rPr>
                            <m:sty m:val="p"/>
                          </m:rPr>
                          <w:rPr>
                            <w:rFonts w:ascii="Cambria Math" w:hAnsi="Cambria Math"/>
                          </w:rPr>
                          <m:t>7</m:t>
                        </m:r>
                      </m:num>
                      <m:den>
                        <m:r>
                          <m:rPr>
                            <m:sty m:val="p"/>
                          </m:rPr>
                          <w:rPr>
                            <w:rFonts w:ascii="Cambria Math" w:hAnsi="Cambria Math"/>
                          </w:rPr>
                          <m:t>5</m:t>
                        </m:r>
                      </m:den>
                    </m:f>
                  </m:e>
                </m:mr>
              </m:m>
            </m:e>
          </m:d>
        </m:oMath>
      </m:oMathPara>
    </w:p>
    <w:p w14:paraId="6F8603FD" w14:textId="77777777" w:rsidR="00933574" w:rsidRPr="00855588" w:rsidRDefault="00977B60" w:rsidP="00977B60">
      <w:pPr>
        <w:pStyle w:val="Cytat"/>
        <w:jc w:val="center"/>
      </w:pPr>
      <w:r w:rsidRPr="00855588">
        <w:t xml:space="preserve">Rysunek </w:t>
      </w:r>
      <w:bookmarkStart w:id="92" w:name="Z_eq_echelon3"/>
      <w:r w:rsidRPr="00855588">
        <w:t>8</w:t>
      </w:r>
      <w:bookmarkEnd w:id="92"/>
      <w:r w:rsidRPr="00855588">
        <w:t>. Finalna postać macierzy – rozwiązany układ równań liniowych</w:t>
      </w:r>
    </w:p>
    <w:p w14:paraId="0353F07B" w14:textId="77777777" w:rsidR="00C77DA7" w:rsidRPr="00855588" w:rsidRDefault="00C77DA7" w:rsidP="00C77DA7">
      <w:r w:rsidRPr="00855588">
        <w:t>Macierz w tej postaci zawiera wyłącznie rozwiązanie układu równań liniowych, czyli cel zastosowania metody eliminacji Gaussa.</w:t>
      </w:r>
    </w:p>
    <w:p w14:paraId="463D63FE" w14:textId="375F0472" w:rsidR="00FC148B" w:rsidRPr="00855588" w:rsidRDefault="00C77DA7" w:rsidP="00FC148B">
      <w:pPr>
        <w:rPr>
          <w:rFonts w:eastAsiaTheme="minorEastAsia"/>
        </w:rPr>
      </w:pPr>
      <w:r w:rsidRPr="00855588">
        <w:t>Na podstawie powyższego przykładu można wysnuć</w:t>
      </w:r>
      <w:r w:rsidR="00694F01" w:rsidRPr="00855588">
        <w:t xml:space="preserve"> kolejny istotny wniosek. W przypadku fazy podstawiania wstecz, każdy kolejny krok </w:t>
      </w:r>
      <w:r w:rsidR="00CC51EC">
        <w:t>(</w:t>
      </w:r>
      <w:r w:rsidR="00694F01" w:rsidRPr="00855588">
        <w:t>wyliczenie kolejnego wyrazu</w:t>
      </w:r>
      <w:r w:rsidR="00CC51EC">
        <w:t>)</w:t>
      </w:r>
      <w:r w:rsidR="00694F01" w:rsidRPr="00855588">
        <w:t xml:space="preserve"> wymaga wyliczenia wszystkich wyrazów</w:t>
      </w:r>
      <w:r w:rsidR="00CC51EC">
        <w:t>,</w:t>
      </w:r>
      <w:r w:rsidR="00694F01" w:rsidRPr="00855588">
        <w:t xml:space="preserve"> od których jest zależny. Inaczej mówiąc, wyliczenie wyrazu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94F01" w:rsidRPr="00855588">
        <w:rPr>
          <w:rFonts w:eastAsiaTheme="minorEastAsia"/>
        </w:rPr>
        <w:t xml:space="preserve"> wymaga</w:t>
      </w:r>
      <w:r w:rsidR="00CC51EC">
        <w:rPr>
          <w:rFonts w:eastAsiaTheme="minorEastAsia"/>
        </w:rPr>
        <w:t>,</w:t>
      </w:r>
      <w:r w:rsidR="00694F01" w:rsidRPr="00855588">
        <w:rPr>
          <w:rFonts w:eastAsiaTheme="minorEastAsia"/>
        </w:rPr>
        <w:t xml:space="preserve"> co można przyjąć jako ogólną regułę</w:t>
      </w:r>
      <w:r w:rsidR="00CC51EC">
        <w:rPr>
          <w:rFonts w:eastAsiaTheme="minorEastAsia"/>
        </w:rPr>
        <w:t>,</w:t>
      </w:r>
      <w:r w:rsidR="00694F01" w:rsidRPr="00855588">
        <w:rPr>
          <w:rFonts w:eastAsiaTheme="minorEastAsia"/>
        </w:rPr>
        <w:t xml:space="preserve"> wyliczenia wyrazów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694F01" w:rsidRPr="00855588">
        <w:rPr>
          <w:rFonts w:eastAsiaTheme="minorEastAsia"/>
        </w:rPr>
        <w:t>.</w:t>
      </w:r>
    </w:p>
    <w:p w14:paraId="3C31E1CA" w14:textId="5B454A90" w:rsidR="00694F01" w:rsidRPr="00855588" w:rsidRDefault="00694F01" w:rsidP="00FC148B">
      <w:r w:rsidRPr="00855588">
        <w:rPr>
          <w:rFonts w:eastAsiaTheme="minorEastAsia"/>
        </w:rPr>
        <w:t xml:space="preserve">Drugim istotnym spostrzeżeniem jest fakt, iż kolejność rozwiązywania równań z dołu do góry, typowa dla górnej macierzy trójkątnej, jest pewną abstrakcją. W istocie </w:t>
      </w:r>
      <w:r w:rsidR="00CC51EC" w:rsidRPr="00855588">
        <w:rPr>
          <w:rFonts w:eastAsiaTheme="minorEastAsia"/>
        </w:rPr>
        <w:t>nieistotn</w:t>
      </w:r>
      <w:r w:rsidR="00CC51EC">
        <w:rPr>
          <w:rFonts w:eastAsiaTheme="minorEastAsia"/>
        </w:rPr>
        <w:t>e</w:t>
      </w:r>
      <w:r w:rsidR="00CC51EC" w:rsidRPr="00855588">
        <w:rPr>
          <w:rFonts w:eastAsiaTheme="minorEastAsia"/>
        </w:rPr>
        <w:t xml:space="preserve"> </w:t>
      </w:r>
      <w:r w:rsidRPr="00855588">
        <w:rPr>
          <w:rFonts w:eastAsiaTheme="minorEastAsia"/>
        </w:rPr>
        <w:t xml:space="preserve">jest, </w:t>
      </w:r>
      <w:r w:rsidRPr="00855588">
        <w:rPr>
          <w:rFonts w:eastAsiaTheme="minorEastAsia"/>
        </w:rPr>
        <w:lastRenderedPageBreak/>
        <w:t>którym wierszem macierzy dany jest wyraz rozwiązywanego układu równań, tak długo jak istnieje metoda identyfikacji właściwego dla danego wyrazu wiersza.</w:t>
      </w:r>
    </w:p>
    <w:p w14:paraId="60AFDD0B" w14:textId="77777777" w:rsidR="007B47C5" w:rsidRPr="00855588" w:rsidRDefault="000A72BC" w:rsidP="007B47C5">
      <w:pPr>
        <w:pStyle w:val="Nagwek2"/>
      </w:pPr>
      <w:bookmarkStart w:id="93" w:name="_Ref375653750"/>
      <w:bookmarkStart w:id="94" w:name="_Toc376693423"/>
      <w:r w:rsidRPr="00855588">
        <w:t>MACIERZE</w:t>
      </w:r>
      <w:bookmarkEnd w:id="93"/>
      <w:bookmarkEnd w:id="94"/>
    </w:p>
    <w:p w14:paraId="55BFE6F5" w14:textId="055B5D82" w:rsidR="0015250C" w:rsidRPr="00D93B98" w:rsidRDefault="00C632FF" w:rsidP="0015250C">
      <w:r w:rsidRPr="00855588">
        <w:t xml:space="preserve">Proponowane rozwiązanie ma służyć przede wszystkim jako </w:t>
      </w:r>
      <w:proofErr w:type="spellStart"/>
      <w:r w:rsidRPr="00855588">
        <w:t>solwer</w:t>
      </w:r>
      <w:proofErr w:type="spellEnd"/>
      <w:r w:rsidRPr="00855588">
        <w:t xml:space="preserve"> dla układów równań liniowych przedstawionych w postaci macierzowej wygenerowanych przez oprogramowanie rozwiązujące problemy z zakresu metody elementów skończonych.</w:t>
      </w:r>
      <w:r w:rsidR="00600EDC" w:rsidRPr="00862065">
        <w:t xml:space="preserve"> Wychodząc z tego założenia można wyciągnąć pewne wnioski</w:t>
      </w:r>
      <w:r w:rsidR="00CC51EC">
        <w:t>,</w:t>
      </w:r>
      <w:r w:rsidR="00600EDC" w:rsidRPr="00862065">
        <w:t xml:space="preserve"> co do charakteru rozpatrywanych macierzy.</w:t>
      </w:r>
    </w:p>
    <w:p w14:paraId="3E0C176D" w14:textId="77777777" w:rsidR="000A72BC" w:rsidRPr="00D93B98" w:rsidRDefault="000A72BC" w:rsidP="000A72BC">
      <w:pPr>
        <w:pStyle w:val="Nagwek3"/>
      </w:pPr>
      <w:bookmarkStart w:id="95" w:name="_Ref375656773"/>
      <w:bookmarkStart w:id="96" w:name="_Ref375656778"/>
      <w:bookmarkStart w:id="97" w:name="_Toc376693424"/>
      <w:r w:rsidRPr="00D93B98">
        <w:t xml:space="preserve">CHARAKTERYSTYKA MACIERZY </w:t>
      </w:r>
      <w:r w:rsidR="00921ED9" w:rsidRPr="00D93B98">
        <w:t>W METODZIE ELEMENTÓW SKOŃCZONYCH</w:t>
      </w:r>
      <w:bookmarkEnd w:id="95"/>
      <w:bookmarkEnd w:id="96"/>
      <w:bookmarkEnd w:id="97"/>
    </w:p>
    <w:p w14:paraId="70EB82F1" w14:textId="77777777" w:rsidR="00965D9D" w:rsidRPr="00855588" w:rsidRDefault="00965D9D" w:rsidP="00965D9D">
      <w:pPr>
        <w:jc w:val="center"/>
      </w:pPr>
      <w:r w:rsidRPr="001A366C">
        <w:rPr>
          <w:noProof/>
          <w:lang w:eastAsia="pl-PL"/>
        </w:rPr>
        <w:drawing>
          <wp:inline distT="0" distB="0" distL="0" distR="0" wp14:anchorId="093F7BF5" wp14:editId="63830FF6">
            <wp:extent cx="2486025" cy="2295525"/>
            <wp:effectExtent l="0" t="0" r="9525" b="9525"/>
            <wp:docPr id="1" name="Obraz 1"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025" cy="2295525"/>
                    </a:xfrm>
                    <a:prstGeom prst="rect">
                      <a:avLst/>
                    </a:prstGeom>
                    <a:noFill/>
                    <a:ln>
                      <a:noFill/>
                    </a:ln>
                  </pic:spPr>
                </pic:pic>
              </a:graphicData>
            </a:graphic>
          </wp:inline>
        </w:drawing>
      </w:r>
    </w:p>
    <w:p w14:paraId="160B494B" w14:textId="5D64D973" w:rsidR="00965D9D" w:rsidRPr="00855588" w:rsidRDefault="00965D9D" w:rsidP="00965D9D">
      <w:pPr>
        <w:pStyle w:val="Cytat"/>
        <w:jc w:val="center"/>
      </w:pPr>
      <w:r w:rsidRPr="00855588">
        <w:t xml:space="preserve">Rysunek </w:t>
      </w:r>
      <w:bookmarkStart w:id="98" w:name="X_rys_siatka"/>
      <w:r w:rsidRPr="00573BB9">
        <w:fldChar w:fldCharType="begin"/>
      </w:r>
      <w:r w:rsidRPr="00855588">
        <w:instrText xml:space="preserve"> SEQ eq </w:instrText>
      </w:r>
      <w:r w:rsidRPr="00573BB9">
        <w:fldChar w:fldCharType="separate"/>
      </w:r>
      <w:r w:rsidR="003842B4">
        <w:rPr>
          <w:noProof/>
        </w:rPr>
        <w:t>8</w:t>
      </w:r>
      <w:r w:rsidRPr="00573BB9">
        <w:fldChar w:fldCharType="end"/>
      </w:r>
      <w:bookmarkEnd w:id="98"/>
      <w:r w:rsidRPr="00855588">
        <w:t>. Siatka elementów skończonych</w:t>
      </w:r>
      <w:r w:rsidRPr="00855588">
        <w:rPr>
          <w:rStyle w:val="Odwoanieprzypisudolnego"/>
        </w:rPr>
        <w:footnoteReference w:id="1"/>
      </w:r>
    </w:p>
    <w:p w14:paraId="4A0791E5" w14:textId="316A686C" w:rsidR="00600EDC" w:rsidRPr="00855588" w:rsidRDefault="00965D9D" w:rsidP="00965D9D">
      <w:r w:rsidRPr="00855588">
        <w:t xml:space="preserve">Analizując siatkę elementów skończonych przedstawioną na rysunku </w:t>
      </w:r>
      <w:r w:rsidRPr="00855588">
        <w:fldChar w:fldCharType="begin"/>
      </w:r>
      <w:r w:rsidRPr="00855588">
        <w:instrText xml:space="preserve"> REF X_rys_siatka \h </w:instrText>
      </w:r>
      <w:r w:rsidRPr="00855588">
        <w:fldChar w:fldCharType="separate"/>
      </w:r>
      <w:r w:rsidR="003842B4">
        <w:rPr>
          <w:noProof/>
        </w:rPr>
        <w:t>8</w:t>
      </w:r>
      <w:r w:rsidRPr="00855588">
        <w:fldChar w:fldCharType="end"/>
      </w:r>
      <w:r w:rsidRPr="00855588">
        <w:t>, łatwo zauważyć</w:t>
      </w:r>
      <w:r w:rsidR="00CC51EC">
        <w:t>,</w:t>
      </w:r>
      <w:r w:rsidRPr="00855588">
        <w:t xml:space="preserve"> iż każdy element, a nawet cała siatka jako taka, może być postrzegana jako rodzaj grafu nieskierowanego. </w:t>
      </w:r>
      <w:r w:rsidR="00973E6E">
        <w:t>Dla każdego elementu wyliczana jest lokalna macierz sztywności. Następnie zawarte w niej wartości są umieszczane w globalnej macierzy sztywności. Mapowanie pozycji wyrazów w macierzy lokalnej do pozycji w macierzy globalnej określa numeracja węzłów oraz elementów</w:t>
      </w:r>
      <w:r w:rsidR="00CC51EC">
        <w:t xml:space="preserve"> </w:t>
      </w:r>
      <w:r w:rsidR="00921ED9" w:rsidRPr="00855588">
        <w:t>[</w:t>
      </w:r>
      <w:r w:rsidR="00921ED9" w:rsidRPr="00855588">
        <w:fldChar w:fldCharType="begin"/>
      </w:r>
      <w:r w:rsidR="00921ED9" w:rsidRPr="00855588">
        <w:instrText xml:space="preserve"> REF milenin \h </w:instrText>
      </w:r>
      <w:r w:rsidR="00921ED9" w:rsidRPr="00855588">
        <w:fldChar w:fldCharType="separate"/>
      </w:r>
      <w:ins w:id="99" w:author="Pawel Wal" w:date="2014-01-13T09:09:00Z">
        <w:r w:rsidR="003842B4">
          <w:rPr>
            <w:noProof/>
            <w:shd w:val="clear" w:color="auto" w:fill="FFFFFF"/>
            <w:lang w:val="en-GB"/>
          </w:rPr>
          <w:t>8</w:t>
        </w:r>
      </w:ins>
      <w:del w:id="100" w:author="Pawel Wal" w:date="2014-01-13T09:04:00Z">
        <w:r w:rsidR="002E6ADB" w:rsidRPr="002E6ADB" w:rsidDel="007E4C72">
          <w:rPr>
            <w:noProof/>
            <w:shd w:val="clear" w:color="auto" w:fill="FFFFFF"/>
          </w:rPr>
          <w:delText>8</w:delText>
        </w:r>
      </w:del>
      <w:r w:rsidR="00921ED9" w:rsidRPr="00855588">
        <w:fldChar w:fldCharType="end"/>
      </w:r>
      <w:r w:rsidR="00921ED9" w:rsidRPr="00855588">
        <w:t>]</w:t>
      </w:r>
      <w:r w:rsidRPr="00855588">
        <w:t>.</w:t>
      </w:r>
      <w:r w:rsidR="00921ED9" w:rsidRPr="00855588">
        <w:t xml:space="preserve"> </w:t>
      </w:r>
    </w:p>
    <w:p w14:paraId="1F74DB41" w14:textId="329A6BAD" w:rsidR="003C6C11" w:rsidRPr="00855588" w:rsidRDefault="00921ED9" w:rsidP="00965D9D">
      <w:r w:rsidRPr="00855588">
        <w:t xml:space="preserve">Wychodząc z powyższych założeń można powiedzieć, że macierz sztywności tworzona </w:t>
      </w:r>
      <w:r w:rsidR="00600EDC" w:rsidRPr="00855588">
        <w:t>w metodzie elementów skończonych jest w swojej strukturze podobna do macierzy sąsiedztwa dla grafu nieskierowanego, które są inherentnie symetryczne. Intuicyjnie „jeśli wierzchołek 1 jest sąsiadem wierzchołka 2 to wierzchołek 2 jest sąsiadem wi</w:t>
      </w:r>
      <w:r w:rsidR="00CA53DF">
        <w:t xml:space="preserve">erzchołka 1”. </w:t>
      </w:r>
      <w:r w:rsidR="00CA53DF">
        <w:lastRenderedPageBreak/>
        <w:t>Identyczną logikę</w:t>
      </w:r>
      <w:r w:rsidR="00600EDC" w:rsidRPr="00855588">
        <w:t xml:space="preserve"> można zastosować w przypadku siatki elementów skończonych. Dzięki temu </w:t>
      </w:r>
      <w:r w:rsidR="00CA53DF">
        <w:t>pewnym jest</w:t>
      </w:r>
      <w:r w:rsidR="00CC51EC">
        <w:t>,</w:t>
      </w:r>
      <w:r w:rsidR="00600EDC" w:rsidRPr="00855588">
        <w:t xml:space="preserve"> iż wygenerowana macierz będzie symetryczna. </w:t>
      </w:r>
    </w:p>
    <w:p w14:paraId="610C1704" w14:textId="77777777" w:rsidR="00600EDC" w:rsidRPr="00855588" w:rsidRDefault="00600EDC" w:rsidP="00600EDC">
      <w:pPr>
        <w:jc w:val="center"/>
      </w:pPr>
      <w:r w:rsidRPr="001A366C">
        <w:rPr>
          <w:noProof/>
          <w:lang w:eastAsia="pl-PL"/>
        </w:rPr>
        <w:drawing>
          <wp:inline distT="0" distB="0" distL="0" distR="0" wp14:anchorId="360845C8" wp14:editId="7669D555">
            <wp:extent cx="3429000" cy="2790825"/>
            <wp:effectExtent l="0" t="0" r="0" b="9525"/>
            <wp:docPr id="2" name="Obraz 2" desc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2790825"/>
                    </a:xfrm>
                    <a:prstGeom prst="rect">
                      <a:avLst/>
                    </a:prstGeom>
                    <a:noFill/>
                    <a:ln>
                      <a:noFill/>
                    </a:ln>
                  </pic:spPr>
                </pic:pic>
              </a:graphicData>
            </a:graphic>
          </wp:inline>
        </w:drawing>
      </w:r>
    </w:p>
    <w:p w14:paraId="27DBDC75" w14:textId="69219666" w:rsidR="00600EDC" w:rsidRPr="00855588" w:rsidRDefault="00600EDC" w:rsidP="00600EDC">
      <w:pPr>
        <w:pStyle w:val="Cytat"/>
        <w:jc w:val="center"/>
      </w:pPr>
      <w:r w:rsidRPr="00855588">
        <w:t xml:space="preserve">Rysunek </w:t>
      </w:r>
      <w:bookmarkStart w:id="101" w:name="X_rys_fem_mtx"/>
      <w:r w:rsidRPr="00573BB9">
        <w:fldChar w:fldCharType="begin"/>
      </w:r>
      <w:r w:rsidRPr="00855588">
        <w:instrText xml:space="preserve"> SEQ eq </w:instrText>
      </w:r>
      <w:r w:rsidRPr="00573BB9">
        <w:fldChar w:fldCharType="separate"/>
      </w:r>
      <w:r w:rsidR="003842B4">
        <w:rPr>
          <w:noProof/>
        </w:rPr>
        <w:t>9</w:t>
      </w:r>
      <w:r w:rsidRPr="00573BB9">
        <w:fldChar w:fldCharType="end"/>
      </w:r>
      <w:bookmarkEnd w:id="101"/>
      <w:r w:rsidRPr="00855588">
        <w:t>. Macierz sztywności dla metody elementów skończonych</w:t>
      </w:r>
      <w:r w:rsidR="0097074A" w:rsidRPr="00855588">
        <w:rPr>
          <w:rStyle w:val="Odwoanieprzypisudolnego"/>
        </w:rPr>
        <w:footnoteReference w:id="2"/>
      </w:r>
    </w:p>
    <w:p w14:paraId="38A52C7A" w14:textId="4893BCFE" w:rsidR="00C3545B" w:rsidRPr="00855588" w:rsidRDefault="003C6C11" w:rsidP="003C6C11">
      <w:r w:rsidRPr="00855588">
        <w:t xml:space="preserve">Na rysunku </w:t>
      </w:r>
      <w:r w:rsidRPr="00855588">
        <w:fldChar w:fldCharType="begin"/>
      </w:r>
      <w:r w:rsidRPr="00855588">
        <w:instrText xml:space="preserve"> REF X_rys_fem_mtx \h </w:instrText>
      </w:r>
      <w:r w:rsidRPr="00855588">
        <w:fldChar w:fldCharType="separate"/>
      </w:r>
      <w:r w:rsidR="003842B4">
        <w:rPr>
          <w:noProof/>
        </w:rPr>
        <w:t>9</w:t>
      </w:r>
      <w:r w:rsidRPr="00855588">
        <w:fldChar w:fldCharType="end"/>
      </w:r>
      <w:r w:rsidRPr="00855588">
        <w:t xml:space="preserve"> została uwidoczniona macierz sztywności dla przedstawionej powyżej siatki elementów skończonych. Na tym przykładzie dobrze uwidoczniona jest druga z interesujących cech macierzy</w:t>
      </w:r>
      <w:r w:rsidR="00CC51EC">
        <w:t>,</w:t>
      </w:r>
      <w:r w:rsidRPr="00855588">
        <w:t xml:space="preserve"> którymi posługuje się metoda elementów skończonych: macierze te są</w:t>
      </w:r>
      <w:r w:rsidR="00C3545B" w:rsidRPr="00855588">
        <w:t xml:space="preserve"> rzadkie. W praktyce oznacza to</w:t>
      </w:r>
      <w:r w:rsidR="00CC51EC">
        <w:t>,</w:t>
      </w:r>
      <w:r w:rsidR="00C3545B" w:rsidRPr="00855588">
        <w:t xml:space="preserve"> iż wiele z ich elementów to zera. </w:t>
      </w:r>
    </w:p>
    <w:p w14:paraId="33A81219" w14:textId="444AC41C" w:rsidR="003C6C11" w:rsidRPr="00D93B98" w:rsidRDefault="00C3545B" w:rsidP="003C6C11">
      <w:pPr>
        <w:rPr>
          <w:rFonts w:eastAsiaTheme="minorEastAsia"/>
        </w:rPr>
      </w:pPr>
      <w:r w:rsidRPr="00855588">
        <w:t>W pracy</w:t>
      </w:r>
      <w:r w:rsidR="00CC51EC">
        <w:t xml:space="preserve"> </w:t>
      </w:r>
      <w:r w:rsidRPr="00855588">
        <w:t>[</w:t>
      </w:r>
      <w:r w:rsidRPr="00855588">
        <w:fldChar w:fldCharType="begin"/>
      </w:r>
      <w:r w:rsidRPr="00855588">
        <w:instrText xml:space="preserve"> REF tewarson \h </w:instrText>
      </w:r>
      <w:r w:rsidRPr="00855588">
        <w:fldChar w:fldCharType="separate"/>
      </w:r>
      <w:ins w:id="102" w:author="Pawel Wal" w:date="2014-01-13T09:09:00Z">
        <w:r w:rsidR="003842B4">
          <w:rPr>
            <w:noProof/>
            <w:shd w:val="clear" w:color="auto" w:fill="FFFFFF"/>
            <w:lang w:val="en-GB"/>
          </w:rPr>
          <w:t>10</w:t>
        </w:r>
      </w:ins>
      <w:del w:id="103" w:author="Pawel Wal" w:date="2014-01-13T09:04:00Z">
        <w:r w:rsidR="002E6ADB" w:rsidRPr="002E6ADB" w:rsidDel="007E4C72">
          <w:rPr>
            <w:noProof/>
            <w:shd w:val="clear" w:color="auto" w:fill="FFFFFF"/>
          </w:rPr>
          <w:delText>10</w:delText>
        </w:r>
      </w:del>
      <w:r w:rsidRPr="00855588">
        <w:fldChar w:fldCharType="end"/>
      </w:r>
      <w:r w:rsidRPr="00855588">
        <w:t xml:space="preserve">] Reginald </w:t>
      </w:r>
      <w:proofErr w:type="spellStart"/>
      <w:r w:rsidRPr="00855588">
        <w:t>Tewarson</w:t>
      </w:r>
      <w:proofErr w:type="spellEnd"/>
      <w:r w:rsidRPr="00855588">
        <w:t xml:space="preserve"> postulował</w:t>
      </w:r>
      <w:r w:rsidR="00D24F56">
        <w:t>,</w:t>
      </w:r>
      <w:r w:rsidRPr="00855588">
        <w:t xml:space="preserve"> że macierz rzadka to taka, która przy wymiarach </w:t>
      </w:r>
      <m:oMath>
        <m:r>
          <w:rPr>
            <w:rFonts w:ascii="Cambria Math" w:hAnsi="Cambria Math"/>
          </w:rPr>
          <m:t>n x n</m:t>
        </m:r>
      </m:oMath>
      <w:r w:rsidRPr="00855588">
        <w:rPr>
          <w:rFonts w:eastAsiaTheme="minorEastAsia"/>
        </w:rPr>
        <w:t xml:space="preserve"> </w:t>
      </w:r>
      <w:r w:rsidRPr="00855588">
        <w:t xml:space="preserve">ma około </w:t>
      </w:r>
      <m:oMath>
        <m:r>
          <w:rPr>
            <w:rFonts w:ascii="Cambria Math" w:hAnsi="Cambria Math"/>
          </w:rPr>
          <m:t>n</m:t>
        </m:r>
      </m:oMath>
      <w:r w:rsidRPr="00855588">
        <w:rPr>
          <w:rFonts w:eastAsiaTheme="minorEastAsia"/>
        </w:rPr>
        <w:t xml:space="preserve"> niezerowych elementów, w praktyce – dwa do dziesięciu elementów niezerowych przypadających na każdy wiersz dla dużych </w:t>
      </w:r>
      <m:oMath>
        <m:r>
          <w:rPr>
            <w:rFonts w:ascii="Cambria Math" w:hAnsi="Cambria Math"/>
          </w:rPr>
          <m:t>n</m:t>
        </m:r>
      </m:oMath>
      <w:r w:rsidRPr="00855588">
        <w:rPr>
          <w:rFonts w:eastAsiaTheme="minorEastAsia"/>
        </w:rPr>
        <w:t>. Są to wprawdzie definicje skonstruowane w zupełnie innych czasach</w:t>
      </w:r>
      <w:r w:rsidR="00D24F56">
        <w:rPr>
          <w:rFonts w:eastAsiaTheme="minorEastAsia"/>
        </w:rPr>
        <w:t>,</w:t>
      </w:r>
      <w:r w:rsidRPr="00855588">
        <w:rPr>
          <w:rFonts w:eastAsiaTheme="minorEastAsia"/>
        </w:rPr>
        <w:t xml:space="preserve"> praca </w:t>
      </w:r>
      <w:proofErr w:type="spellStart"/>
      <w:r w:rsidRPr="00855588">
        <w:rPr>
          <w:rFonts w:eastAsiaTheme="minorEastAsia"/>
        </w:rPr>
        <w:t>Tewarsona</w:t>
      </w:r>
      <w:proofErr w:type="spellEnd"/>
      <w:r w:rsidRPr="00855588">
        <w:rPr>
          <w:rFonts w:eastAsiaTheme="minorEastAsia"/>
        </w:rPr>
        <w:t xml:space="preserve"> została opublikowana w 1973 roku</w:t>
      </w:r>
      <w:r w:rsidR="00D24F56">
        <w:rPr>
          <w:rFonts w:eastAsiaTheme="minorEastAsia"/>
        </w:rPr>
        <w:t>,</w:t>
      </w:r>
      <w:r w:rsidRPr="00855588">
        <w:rPr>
          <w:rFonts w:eastAsiaTheme="minorEastAsia"/>
        </w:rPr>
        <w:t xml:space="preserve"> i niezbyt precyzyjne (nie jest na przykład sprecyzowane</w:t>
      </w:r>
      <w:r w:rsidR="00D24F56">
        <w:rPr>
          <w:rFonts w:eastAsiaTheme="minorEastAsia"/>
        </w:rPr>
        <w:t>,</w:t>
      </w:r>
      <w:r w:rsidRPr="00855588">
        <w:rPr>
          <w:rFonts w:eastAsiaTheme="minorEastAsia"/>
        </w:rPr>
        <w:t xml:space="preserve"> co autor miał na myśli przez duże </w:t>
      </w:r>
      <m:oMath>
        <m:r>
          <w:rPr>
            <w:rFonts w:ascii="Cambria Math" w:hAnsi="Cambria Math"/>
          </w:rPr>
          <m:t>n</m:t>
        </m:r>
      </m:oMath>
      <w:r w:rsidRPr="00862065">
        <w:rPr>
          <w:rFonts w:eastAsiaTheme="minorEastAsia"/>
        </w:rPr>
        <w:t>), lecz pozwalają n</w:t>
      </w:r>
      <w:r w:rsidRPr="00D93B98">
        <w:rPr>
          <w:rFonts w:eastAsiaTheme="minorEastAsia"/>
        </w:rPr>
        <w:t>a wytworzenie definicji intuicyjnej: macierz jest rzadka</w:t>
      </w:r>
      <w:r w:rsidR="00D24F56">
        <w:rPr>
          <w:rFonts w:eastAsiaTheme="minorEastAsia"/>
        </w:rPr>
        <w:t>,</w:t>
      </w:r>
      <w:r w:rsidRPr="00D93B98">
        <w:rPr>
          <w:rFonts w:eastAsiaTheme="minorEastAsia"/>
        </w:rPr>
        <w:t xml:space="preserve"> jeśli więcej niż połowa jej elementów to zera. Praktycznie każda macierz wygenerowana przez metodę elementów skończonych spełnia to założenie.</w:t>
      </w:r>
    </w:p>
    <w:p w14:paraId="51CB1163" w14:textId="11EEFBF6" w:rsidR="00E91D83" w:rsidRPr="00CC51EC" w:rsidRDefault="00C3545B" w:rsidP="003C6C11">
      <w:pPr>
        <w:rPr>
          <w:rFonts w:eastAsiaTheme="minorEastAsia"/>
        </w:rPr>
      </w:pPr>
      <w:r w:rsidRPr="00D93B98">
        <w:rPr>
          <w:rFonts w:eastAsiaTheme="minorEastAsia"/>
        </w:rPr>
        <w:t>Specyficzną formą macierzy rzadkich są macierze pasmowe, czyli takie macierze rzadkie w których elementy niezerowe są skupione w paśmie ułożonym na przekątnej</w:t>
      </w:r>
      <w:r w:rsidR="00E91D83" w:rsidRPr="00CC51EC">
        <w:rPr>
          <w:rFonts w:eastAsiaTheme="minorEastAsia"/>
        </w:rPr>
        <w:t xml:space="preserve">, którego środek wyznacza główna przekątna macierzy i zero lub więcej przekątnych po obu jej stronach. Macierze pasmowe bardzo dobrze nadają się do zastosowania metody Gaussa i jej </w:t>
      </w:r>
      <w:r w:rsidR="00E91D83" w:rsidRPr="00CC51EC">
        <w:rPr>
          <w:rFonts w:eastAsiaTheme="minorEastAsia"/>
        </w:rPr>
        <w:lastRenderedPageBreak/>
        <w:t>pochodnych, gdyż z samej ich definicji wynika, iż niewiele operacji jest koniecznych</w:t>
      </w:r>
      <w:r w:rsidR="00D24F56">
        <w:rPr>
          <w:rFonts w:eastAsiaTheme="minorEastAsia"/>
        </w:rPr>
        <w:t>,</w:t>
      </w:r>
      <w:r w:rsidR="00E91D83" w:rsidRPr="00CC51EC">
        <w:rPr>
          <w:rFonts w:eastAsiaTheme="minorEastAsia"/>
        </w:rPr>
        <w:t xml:space="preserve"> by sprowadzić je do postaci macierzy schodkowej – wymagana jest jedynie eliminacja elementów znajdujących się pod główną przekątną macierzy.</w:t>
      </w:r>
    </w:p>
    <w:p w14:paraId="7666E7AA" w14:textId="13564889" w:rsidR="00C3545B" w:rsidRPr="00855588" w:rsidRDefault="00E91D83" w:rsidP="003C6C11">
      <w:r w:rsidRPr="00CC51EC">
        <w:rPr>
          <w:rFonts w:eastAsiaTheme="minorEastAsia"/>
        </w:rPr>
        <w:t>W metodzie elementu skończonego uzyskanie macierzy pasmowych wymaga odpowiedniego ponumerowania elementów i węzłów</w:t>
      </w:r>
      <w:r w:rsidR="00072469" w:rsidRPr="00CC51EC">
        <w:rPr>
          <w:rFonts w:eastAsiaTheme="minorEastAsia"/>
        </w:rPr>
        <w:t xml:space="preserve">. Niektóre </w:t>
      </w:r>
      <w:proofErr w:type="spellStart"/>
      <w:r w:rsidR="00072469" w:rsidRPr="00CC51EC">
        <w:rPr>
          <w:rFonts w:eastAsiaTheme="minorEastAsia"/>
        </w:rPr>
        <w:t>solwery</w:t>
      </w:r>
      <w:proofErr w:type="spellEnd"/>
      <w:r w:rsidR="00D24F56">
        <w:rPr>
          <w:rFonts w:eastAsiaTheme="minorEastAsia"/>
        </w:rPr>
        <w:t xml:space="preserve"> </w:t>
      </w:r>
      <w:r w:rsidR="00072469" w:rsidRPr="00CC51EC">
        <w:rPr>
          <w:rFonts w:eastAsiaTheme="minorEastAsia"/>
        </w:rPr>
        <w:t>[</w:t>
      </w:r>
      <w:r w:rsidR="00072469" w:rsidRPr="00855588">
        <w:rPr>
          <w:rFonts w:eastAsiaTheme="minorEastAsia"/>
        </w:rPr>
        <w:fldChar w:fldCharType="begin"/>
      </w:r>
      <w:r w:rsidR="00072469" w:rsidRPr="00855588">
        <w:rPr>
          <w:rFonts w:eastAsiaTheme="minorEastAsia"/>
        </w:rPr>
        <w:instrText xml:space="preserve"> REF butrylo \h </w:instrText>
      </w:r>
      <w:r w:rsidR="00072469" w:rsidRPr="00855588">
        <w:rPr>
          <w:rFonts w:eastAsiaTheme="minorEastAsia"/>
        </w:rPr>
      </w:r>
      <w:r w:rsidR="00072469" w:rsidRPr="00855588">
        <w:rPr>
          <w:rFonts w:eastAsiaTheme="minorEastAsia"/>
        </w:rPr>
        <w:fldChar w:fldCharType="separate"/>
      </w:r>
      <w:ins w:id="104" w:author="Pawel Wal" w:date="2014-01-13T09:09:00Z">
        <w:r w:rsidR="003842B4">
          <w:rPr>
            <w:noProof/>
            <w:shd w:val="clear" w:color="auto" w:fill="FFFFFF"/>
            <w:lang w:val="en-GB"/>
          </w:rPr>
          <w:t>3</w:t>
        </w:r>
      </w:ins>
      <w:del w:id="105" w:author="Pawel Wal" w:date="2014-01-13T09:04:00Z">
        <w:r w:rsidR="002E6ADB" w:rsidRPr="002E6ADB" w:rsidDel="007E4C72">
          <w:rPr>
            <w:noProof/>
            <w:shd w:val="clear" w:color="auto" w:fill="FFFFFF"/>
          </w:rPr>
          <w:delText>3</w:delText>
        </w:r>
      </w:del>
      <w:r w:rsidR="00072469" w:rsidRPr="00855588">
        <w:rPr>
          <w:rFonts w:eastAsiaTheme="minorEastAsia"/>
        </w:rPr>
        <w:fldChar w:fldCharType="end"/>
      </w:r>
      <w:r w:rsidR="00072469" w:rsidRPr="00855588">
        <w:rPr>
          <w:rFonts w:eastAsiaTheme="minorEastAsia"/>
        </w:rPr>
        <w:t>] integrują się z rozwiązaniem samego problemu metody elementów skończonych do tego stopnia</w:t>
      </w:r>
      <w:r w:rsidR="00D24F56">
        <w:rPr>
          <w:rFonts w:eastAsiaTheme="minorEastAsia"/>
        </w:rPr>
        <w:t>,</w:t>
      </w:r>
      <w:r w:rsidR="00072469" w:rsidRPr="00855588">
        <w:rPr>
          <w:rFonts w:eastAsiaTheme="minorEastAsia"/>
        </w:rPr>
        <w:t xml:space="preserve"> że same zmieniają numerację węzłów i elementów</w:t>
      </w:r>
      <w:r w:rsidR="00D24F56">
        <w:rPr>
          <w:rFonts w:eastAsiaTheme="minorEastAsia"/>
        </w:rPr>
        <w:t>,</w:t>
      </w:r>
      <w:r w:rsidR="00072469" w:rsidRPr="00855588">
        <w:rPr>
          <w:rFonts w:eastAsiaTheme="minorEastAsia"/>
        </w:rPr>
        <w:t xml:space="preserve"> by uzyskać korzystniejszą dla ich metody działania strukturę macierzy. Ujmuje to jednak takim rozwiązaniom uniwersalności i utrudnia ich implementację w rozwiązaniach zewnętrznych.</w:t>
      </w:r>
    </w:p>
    <w:p w14:paraId="64D269C1" w14:textId="77777777" w:rsidR="007B47C5" w:rsidRPr="00855588" w:rsidRDefault="007B47C5" w:rsidP="000A72BC">
      <w:pPr>
        <w:pStyle w:val="Nagwek3"/>
      </w:pPr>
      <w:bookmarkStart w:id="106" w:name="_Ref376443108"/>
      <w:bookmarkStart w:id="107" w:name="_Toc376693425"/>
      <w:r w:rsidRPr="00855588">
        <w:t xml:space="preserve">METODY PRZECHOWYWANIA </w:t>
      </w:r>
      <w:r w:rsidR="002B7A0C" w:rsidRPr="00855588">
        <w:t>MACIERZY RZADKICH</w:t>
      </w:r>
      <w:bookmarkEnd w:id="106"/>
      <w:bookmarkEnd w:id="107"/>
    </w:p>
    <w:p w14:paraId="772FFAD6" w14:textId="5A11C31E" w:rsidR="00745482" w:rsidRPr="00855588" w:rsidRDefault="00745482" w:rsidP="0015250C">
      <w:r w:rsidRPr="00855588">
        <w:t>Duże macierze rzadkie na ogół przechowuje się w pamięci komputera w postaci skompresowanej</w:t>
      </w:r>
      <w:r w:rsidR="00D24F56">
        <w:t xml:space="preserve"> </w:t>
      </w:r>
      <w:r w:rsidRPr="00855588">
        <w:t>[</w:t>
      </w:r>
      <w:r w:rsidRPr="00855588">
        <w:fldChar w:fldCharType="begin"/>
      </w:r>
      <w:r w:rsidRPr="00855588">
        <w:instrText xml:space="preserve"> REF tewarson \h </w:instrText>
      </w:r>
      <w:r w:rsidRPr="00855588">
        <w:fldChar w:fldCharType="separate"/>
      </w:r>
      <w:ins w:id="108" w:author="Pawel Wal" w:date="2014-01-13T09:09:00Z">
        <w:r w:rsidR="003842B4">
          <w:rPr>
            <w:noProof/>
            <w:shd w:val="clear" w:color="auto" w:fill="FFFFFF"/>
            <w:lang w:val="en-GB"/>
          </w:rPr>
          <w:t>10</w:t>
        </w:r>
      </w:ins>
      <w:del w:id="109" w:author="Pawel Wal" w:date="2014-01-13T09:04:00Z">
        <w:r w:rsidR="002E6ADB" w:rsidRPr="002E6ADB" w:rsidDel="007E4C72">
          <w:rPr>
            <w:noProof/>
            <w:shd w:val="clear" w:color="auto" w:fill="FFFFFF"/>
          </w:rPr>
          <w:delText>10</w:delText>
        </w:r>
      </w:del>
      <w:r w:rsidRPr="00855588">
        <w:fldChar w:fldCharType="end"/>
      </w:r>
      <w:r w:rsidRPr="00855588">
        <w:t>].</w:t>
      </w:r>
      <w:r w:rsidR="00CA53DF">
        <w:t xml:space="preserve"> Dzięki temu możliwe jest przechowanie danej macierzy kosztem mniejszej ilości pamięci. Kompresja pozwala też przechować macierz która, składowana w klasycznej strukturze danych, byłaby większa niż może pomieścić pamięć urządzenia. </w:t>
      </w:r>
    </w:p>
    <w:p w14:paraId="06B6C8E6" w14:textId="5501FC3F" w:rsidR="0015250C" w:rsidRPr="00855588" w:rsidRDefault="00745482" w:rsidP="0015250C">
      <w:r w:rsidRPr="00855588">
        <w:t xml:space="preserve">W kontekście </w:t>
      </w:r>
      <w:proofErr w:type="spellStart"/>
      <w:r w:rsidRPr="00855588">
        <w:t>solwera</w:t>
      </w:r>
      <w:proofErr w:type="spellEnd"/>
      <w:r w:rsidRPr="00855588">
        <w:t xml:space="preserve"> działającego przeważnie na kartach graficznych zużycie pamięci jest istotne</w:t>
      </w:r>
      <w:r w:rsidR="00D24F56">
        <w:t>,</w:t>
      </w:r>
      <w:r w:rsidRPr="00855588">
        <w:t xml:space="preserve"> co najmniej </w:t>
      </w:r>
      <w:r w:rsidR="00D24F56">
        <w:t xml:space="preserve">z </w:t>
      </w:r>
      <w:r w:rsidRPr="00855588">
        <w:t xml:space="preserve">dwóch powodów. Po pierwsze, dzięki kompresji można umieścić w pamięci urządzenia obliczeniowego większą macierz na raz. Po drugie, szybkość całkowitego działania </w:t>
      </w:r>
      <w:proofErr w:type="spellStart"/>
      <w:r w:rsidRPr="00855588">
        <w:t>solwera</w:t>
      </w:r>
      <w:proofErr w:type="spellEnd"/>
      <w:r w:rsidRPr="00855588">
        <w:t xml:space="preserve"> będzie związana między innymi z czasem transferu danych na urządzenie za pośrednictwem szyny danych PCI-Express</w:t>
      </w:r>
      <w:r w:rsidR="00D24F56">
        <w:t xml:space="preserve"> </w:t>
      </w:r>
      <w:r w:rsidRPr="00855588">
        <w:t>[</w:t>
      </w:r>
      <w:r w:rsidRPr="00855588">
        <w:fldChar w:fldCharType="begin"/>
      </w:r>
      <w:r w:rsidRPr="00855588">
        <w:instrText xml:space="preserve"> REF cook_cudadev \h </w:instrText>
      </w:r>
      <w:r w:rsidRPr="00855588">
        <w:fldChar w:fldCharType="separate"/>
      </w:r>
      <w:ins w:id="110" w:author="Pawel Wal" w:date="2014-01-13T09:09:00Z">
        <w:r w:rsidR="003842B4">
          <w:rPr>
            <w:noProof/>
            <w:shd w:val="clear" w:color="auto" w:fill="FFFFFF"/>
            <w:lang w:val="en-GB"/>
          </w:rPr>
          <w:t>4</w:t>
        </w:r>
      </w:ins>
      <w:del w:id="111" w:author="Pawel Wal" w:date="2014-01-13T09:04:00Z">
        <w:r w:rsidR="002E6ADB" w:rsidRPr="002E6ADB" w:rsidDel="007E4C72">
          <w:rPr>
            <w:noProof/>
            <w:shd w:val="clear" w:color="auto" w:fill="FFFFFF"/>
          </w:rPr>
          <w:delText>4</w:delText>
        </w:r>
      </w:del>
      <w:r w:rsidRPr="00855588">
        <w:fldChar w:fldCharType="end"/>
      </w:r>
      <w:r w:rsidRPr="00855588">
        <w:t>].</w:t>
      </w:r>
      <w:r w:rsidR="00345DF5" w:rsidRPr="00855588">
        <w:t xml:space="preserve"> Z tych dwóch względów konieczne jest rozważenie najpopularniejszych schematów przechowywania macierzy rzadkich.</w:t>
      </w:r>
    </w:p>
    <w:p w14:paraId="2D45DB6D" w14:textId="7FD55307" w:rsidR="00345DF5" w:rsidRPr="00CC51EC" w:rsidRDefault="00D841F8" w:rsidP="0015250C">
      <w:pPr>
        <w:rPr>
          <w:rFonts w:eastAsiaTheme="minorEastAsia"/>
        </w:rPr>
      </w:pPr>
      <w:r w:rsidRPr="00855588">
        <w:t>Jednym z najprostszych schematów jest metoda koordynatowa</w:t>
      </w:r>
      <w:r w:rsidR="008B4F23" w:rsidRPr="00855588">
        <w:t xml:space="preserve"> (</w:t>
      </w:r>
      <w:proofErr w:type="spellStart"/>
      <w:r w:rsidR="008B4F23" w:rsidRPr="00855588">
        <w:t>Coordinate</w:t>
      </w:r>
      <w:proofErr w:type="spellEnd"/>
      <w:r w:rsidR="008B4F23" w:rsidRPr="00855588">
        <w:t xml:space="preserve"> Format)</w:t>
      </w:r>
      <w:r w:rsidRPr="00855588">
        <w:t xml:space="preserve">, w której elementy niezerowe macierzy rzadkiej przechowywane są w formie tripletów </w:t>
      </w:r>
      <m:oMath>
        <m:r>
          <w:rPr>
            <w:rFonts w:ascii="Cambria Math" w:hAnsi="Cambria Math"/>
          </w:rPr>
          <m:t>(i,j,n)</m:t>
        </m:r>
      </m:oMath>
      <w:r w:rsidRPr="00862065">
        <w:rPr>
          <w:rFonts w:eastAsiaTheme="minorEastAsia"/>
        </w:rPr>
        <w:t xml:space="preserve">, gdzie </w:t>
      </w:r>
      <m:oMath>
        <m:r>
          <w:rPr>
            <w:rFonts w:ascii="Cambria Math" w:eastAsiaTheme="minorEastAsia" w:hAnsi="Cambria Math"/>
          </w:rPr>
          <m:t>i</m:t>
        </m:r>
      </m:oMath>
      <w:r w:rsidRPr="00D93B98">
        <w:rPr>
          <w:rFonts w:eastAsiaTheme="minorEastAsia"/>
        </w:rPr>
        <w:t xml:space="preserve"> oraz </w:t>
      </w:r>
      <m:oMath>
        <m:r>
          <w:rPr>
            <w:rFonts w:ascii="Cambria Math" w:hAnsi="Cambria Math"/>
          </w:rPr>
          <m:t>j</m:t>
        </m:r>
      </m:oMath>
      <w:r w:rsidRPr="00D93B98">
        <w:rPr>
          <w:rFonts w:eastAsiaTheme="minorEastAsia"/>
        </w:rPr>
        <w:t xml:space="preserve"> stanowią odpowiednio wiersz i kolumnę w której znajduje się wartość </w:t>
      </w:r>
      <m:oMath>
        <m:r>
          <w:rPr>
            <w:rFonts w:ascii="Cambria Math" w:hAnsi="Cambria Math"/>
          </w:rPr>
          <m:t>n</m:t>
        </m:r>
      </m:oMath>
      <w:r w:rsidRPr="00CC51EC">
        <w:rPr>
          <w:rFonts w:eastAsiaTheme="minorEastAsia"/>
        </w:rPr>
        <w:t xml:space="preserve">. </w:t>
      </w:r>
      <w:r w:rsidR="00CA53DF">
        <w:rPr>
          <w:rFonts w:eastAsiaTheme="minorEastAsia"/>
        </w:rPr>
        <w:t xml:space="preserve">Ta metoda jest najprostsza, lecz zużywa </w:t>
      </w:r>
      <m:oMath>
        <m:r>
          <w:rPr>
            <w:rFonts w:ascii="Cambria Math" w:eastAsiaTheme="minorEastAsia" w:hAnsi="Cambria Math"/>
          </w:rPr>
          <m:t>3</m:t>
        </m:r>
        <m:r>
          <w:rPr>
            <w:rFonts w:ascii="Cambria Math" w:hAnsi="Cambria Math"/>
          </w:rPr>
          <m:t>t</m:t>
        </m:r>
      </m:oMath>
      <w:r w:rsidRPr="00CC51EC">
        <w:rPr>
          <w:rFonts w:eastAsiaTheme="minorEastAsia"/>
        </w:rPr>
        <w:t xml:space="preserve"> miejsc w pamięci (dla uproszczenia kalkulacji </w:t>
      </w:r>
      <w:r w:rsidR="00CA53DF">
        <w:rPr>
          <w:rFonts w:eastAsiaTheme="minorEastAsia"/>
        </w:rPr>
        <w:t>pominięto</w:t>
      </w:r>
      <w:r w:rsidRPr="00CC51EC">
        <w:rPr>
          <w:rFonts w:eastAsiaTheme="minorEastAsia"/>
        </w:rPr>
        <w:t xml:space="preserve"> </w:t>
      </w:r>
      <w:r w:rsidR="00CA53DF">
        <w:rPr>
          <w:rFonts w:eastAsiaTheme="minorEastAsia"/>
        </w:rPr>
        <w:t>kwestię</w:t>
      </w:r>
      <w:r w:rsidRPr="00CC51EC">
        <w:rPr>
          <w:rFonts w:eastAsiaTheme="minorEastAsia"/>
        </w:rPr>
        <w:t xml:space="preserve"> stricte implementacyjna, tj. użytych typów danych), gdzie </w:t>
      </w:r>
      <m:oMath>
        <m:r>
          <w:rPr>
            <w:rFonts w:ascii="Cambria Math" w:eastAsiaTheme="minorEastAsia" w:hAnsi="Cambria Math"/>
          </w:rPr>
          <m:t>t</m:t>
        </m:r>
      </m:oMath>
      <w:r w:rsidRPr="00CC51EC">
        <w:rPr>
          <w:rFonts w:eastAsiaTheme="minorEastAsia"/>
        </w:rPr>
        <w:t xml:space="preserve"> to ilość niezerowych elementów w macierzy.</w:t>
      </w:r>
    </w:p>
    <w:p w14:paraId="483A79E9" w14:textId="090D63F1" w:rsidR="008B4F23" w:rsidRPr="00855588" w:rsidRDefault="008041E6" w:rsidP="00D24F56">
      <w:pPr>
        <w:rPr>
          <w:rFonts w:eastAsiaTheme="minorEastAsia"/>
        </w:rPr>
      </w:pPr>
      <w:r w:rsidRPr="00CC51EC">
        <w:rPr>
          <w:rFonts w:eastAsiaTheme="minorEastAsia"/>
        </w:rPr>
        <w:t>Wariacj</w:t>
      </w:r>
      <w:r w:rsidR="008B4F23" w:rsidRPr="00CC51EC">
        <w:rPr>
          <w:rFonts w:eastAsiaTheme="minorEastAsia"/>
        </w:rPr>
        <w:t>ą na temat metody koordynatowej</w:t>
      </w:r>
      <w:r w:rsidRPr="00CC51EC">
        <w:rPr>
          <w:rFonts w:eastAsiaTheme="minorEastAsia"/>
        </w:rPr>
        <w:t xml:space="preserve"> i jednym z popularniejszych schematów przechowywania macierzy rzadkich, jest metoda </w:t>
      </w:r>
      <w:proofErr w:type="spellStart"/>
      <w:r w:rsidRPr="00CC51EC">
        <w:rPr>
          <w:rFonts w:eastAsiaTheme="minorEastAsia"/>
        </w:rPr>
        <w:t>Compressed</w:t>
      </w:r>
      <w:proofErr w:type="spellEnd"/>
      <w:r w:rsidRPr="00CC51EC">
        <w:rPr>
          <w:rFonts w:eastAsiaTheme="minorEastAsia"/>
        </w:rPr>
        <w:t xml:space="preserve"> </w:t>
      </w:r>
      <w:proofErr w:type="spellStart"/>
      <w:r w:rsidRPr="00CC51EC">
        <w:rPr>
          <w:rFonts w:eastAsiaTheme="minorEastAsia"/>
        </w:rPr>
        <w:t>Sparse</w:t>
      </w:r>
      <w:proofErr w:type="spellEnd"/>
      <w:r w:rsidRPr="00CC51EC">
        <w:rPr>
          <w:rFonts w:eastAsiaTheme="minorEastAsia"/>
        </w:rPr>
        <w:t xml:space="preserve"> </w:t>
      </w:r>
      <w:proofErr w:type="spellStart"/>
      <w:r w:rsidRPr="00CC51EC">
        <w:rPr>
          <w:rFonts w:eastAsiaTheme="minorEastAsia"/>
        </w:rPr>
        <w:t>Row</w:t>
      </w:r>
      <w:proofErr w:type="spellEnd"/>
      <w:r w:rsidR="008B4F23" w:rsidRPr="00D24F56">
        <w:rPr>
          <w:rFonts w:eastAsiaTheme="minorEastAsia"/>
        </w:rPr>
        <w:t xml:space="preserve"> Format</w:t>
      </w:r>
      <w:r w:rsidR="008B4F23" w:rsidRPr="00855588">
        <w:rPr>
          <w:rStyle w:val="Odwoanieprzypisudolnego"/>
          <w:rFonts w:eastAsiaTheme="minorEastAsia"/>
        </w:rPr>
        <w:footnoteReference w:id="3"/>
      </w:r>
      <w:r w:rsidRPr="00855588">
        <w:rPr>
          <w:rFonts w:eastAsiaTheme="minorEastAsia"/>
        </w:rPr>
        <w:t xml:space="preserve"> (CSR). W tej metodzie przechowywane w pamięci są trzy wektory. Pierwszy z nich, o długości </w:t>
      </w:r>
      <m:oMath>
        <m:r>
          <w:rPr>
            <w:rFonts w:ascii="Cambria Math" w:eastAsiaTheme="minorEastAsia" w:hAnsi="Cambria Math"/>
          </w:rPr>
          <m:t>t</m:t>
        </m:r>
      </m:oMath>
      <w:r w:rsidRPr="00855588">
        <w:rPr>
          <w:rFonts w:eastAsiaTheme="minorEastAsia"/>
        </w:rPr>
        <w:t xml:space="preserve">, zawiera niezerowe wartości z macierzy ułożone w kolejności od lewej do prawej oraz od góry </w:t>
      </w:r>
      <w:r w:rsidRPr="00855588">
        <w:rPr>
          <w:rFonts w:eastAsiaTheme="minorEastAsia"/>
        </w:rPr>
        <w:lastRenderedPageBreak/>
        <w:t>do dołu macierzy. Drugi wektor zawiera indeksy kolumn</w:t>
      </w:r>
      <w:r w:rsidR="00D24F56">
        <w:rPr>
          <w:rFonts w:eastAsiaTheme="minorEastAsia"/>
        </w:rPr>
        <w:t>,</w:t>
      </w:r>
      <w:r w:rsidRPr="00855588">
        <w:rPr>
          <w:rFonts w:eastAsiaTheme="minorEastAsia"/>
        </w:rPr>
        <w:t xml:space="preserve"> w których konkretne wartości w pierwszym wektorze znajdowały się w macierzy (we właściwych sobie wierszach). Trzeci wektor zaś zawiera informację o tym</w:t>
      </w:r>
      <w:r w:rsidR="00D24F56">
        <w:rPr>
          <w:rFonts w:eastAsiaTheme="minorEastAsia"/>
        </w:rPr>
        <w:t>,</w:t>
      </w:r>
      <w:r w:rsidRPr="00855588">
        <w:rPr>
          <w:rFonts w:eastAsiaTheme="minorEastAsia"/>
        </w:rPr>
        <w:t xml:space="preserve"> od których indeksów zaczynają się poszczególne wiersze w dwóch poprzednich wektorach. </w:t>
      </w:r>
    </w:p>
    <w:p w14:paraId="0663B18C" w14:textId="35DF1EC4" w:rsidR="004815BB" w:rsidRPr="00855588" w:rsidRDefault="004815BB" w:rsidP="004815BB">
      <w:pPr>
        <w:rPr>
          <w:rFonts w:eastAsiaTheme="minorEastAsia"/>
        </w:rPr>
      </w:pPr>
      <w:r w:rsidRPr="00855588">
        <w:rPr>
          <w:rFonts w:eastAsiaTheme="minorEastAsia"/>
        </w:rPr>
        <w:t xml:space="preserve">Przykład metody CSR przechowywania macierzy został przedstawiony na rysunku </w:t>
      </w:r>
      <w:r w:rsidRPr="00855588">
        <w:rPr>
          <w:rFonts w:eastAsiaTheme="minorEastAsia"/>
        </w:rPr>
        <w:fldChar w:fldCharType="begin"/>
      </w:r>
      <w:r w:rsidRPr="00855588">
        <w:rPr>
          <w:rFonts w:eastAsiaTheme="minorEastAsia"/>
        </w:rPr>
        <w:instrText xml:space="preserve"> REF X_rys_CSR \h </w:instrText>
      </w:r>
      <w:r w:rsidRPr="00855588">
        <w:rPr>
          <w:rFonts w:eastAsiaTheme="minorEastAsia"/>
        </w:rPr>
      </w:r>
      <w:r w:rsidRPr="00855588">
        <w:rPr>
          <w:rFonts w:eastAsiaTheme="minorEastAsia"/>
        </w:rPr>
        <w:fldChar w:fldCharType="separate"/>
      </w:r>
      <w:r w:rsidR="003842B4">
        <w:rPr>
          <w:noProof/>
          <w:lang w:eastAsia="pl-PL"/>
        </w:rPr>
        <w:t>10</w:t>
      </w:r>
      <w:r w:rsidRPr="00855588">
        <w:rPr>
          <w:rFonts w:eastAsiaTheme="minorEastAsia"/>
        </w:rPr>
        <w:fldChar w:fldCharType="end"/>
      </w:r>
      <w:r w:rsidRPr="00855588">
        <w:rPr>
          <w:rFonts w:eastAsiaTheme="minorEastAsia"/>
        </w:rPr>
        <w:t>.</w:t>
      </w:r>
    </w:p>
    <w:p w14:paraId="399EE96E" w14:textId="77777777" w:rsidR="00B079E2" w:rsidRPr="00855588" w:rsidRDefault="00B079E2" w:rsidP="00B07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textAlignment w:val="baseline"/>
        <w:rPr>
          <w:rFonts w:ascii="Consolas" w:eastAsia="Times New Roman" w:hAnsi="Consolas" w:cs="Consolas"/>
          <w:color w:val="333333"/>
          <w:sz w:val="21"/>
          <w:szCs w:val="21"/>
          <w:lang w:eastAsia="pl-PL"/>
        </w:rPr>
      </w:pPr>
      <w:r w:rsidRPr="00855588">
        <w:rPr>
          <w:rFonts w:ascii="Consolas" w:eastAsia="Times New Roman" w:hAnsi="Consolas" w:cs="Consolas"/>
          <w:color w:val="333333"/>
          <w:sz w:val="21"/>
          <w:szCs w:val="21"/>
          <w:lang w:eastAsia="pl-PL"/>
        </w:rPr>
        <w:tab/>
        <w:t>AA: 1.0 2.0 3.0 4.0 5.0 6.0 7.0 8.0 9.0 10.0 11.0 12.0</w:t>
      </w:r>
    </w:p>
    <w:p w14:paraId="206DE2D3" w14:textId="77777777" w:rsidR="00B079E2" w:rsidRPr="00855588" w:rsidRDefault="00B079E2" w:rsidP="00B07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textAlignment w:val="baseline"/>
        <w:rPr>
          <w:rFonts w:ascii="Consolas" w:eastAsia="Times New Roman" w:hAnsi="Consolas" w:cs="Consolas"/>
          <w:color w:val="333333"/>
          <w:sz w:val="21"/>
          <w:szCs w:val="21"/>
          <w:lang w:eastAsia="pl-PL"/>
        </w:rPr>
      </w:pPr>
      <w:r w:rsidRPr="00855588">
        <w:rPr>
          <w:rFonts w:ascii="Consolas" w:eastAsia="Times New Roman" w:hAnsi="Consolas" w:cs="Consolas"/>
          <w:color w:val="333333"/>
          <w:sz w:val="21"/>
          <w:szCs w:val="21"/>
          <w:lang w:eastAsia="pl-PL"/>
        </w:rPr>
        <w:tab/>
        <w:t>JA:   1   4   1   2   4   1   3   4   5    3    4    5</w:t>
      </w:r>
    </w:p>
    <w:p w14:paraId="32A38588" w14:textId="77777777" w:rsidR="00B079E2" w:rsidRPr="00855588" w:rsidRDefault="00B079E2" w:rsidP="00B07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textAlignment w:val="baseline"/>
        <w:rPr>
          <w:rFonts w:ascii="Consolas" w:eastAsia="Times New Roman" w:hAnsi="Consolas" w:cs="Consolas"/>
          <w:color w:val="333333"/>
          <w:sz w:val="21"/>
          <w:szCs w:val="21"/>
          <w:lang w:eastAsia="pl-PL"/>
        </w:rPr>
      </w:pPr>
      <w:r w:rsidRPr="00855588">
        <w:rPr>
          <w:rFonts w:ascii="Consolas" w:eastAsia="Times New Roman" w:hAnsi="Consolas" w:cs="Consolas"/>
          <w:color w:val="333333"/>
          <w:sz w:val="21"/>
          <w:szCs w:val="21"/>
          <w:lang w:eastAsia="pl-PL"/>
        </w:rPr>
        <w:tab/>
        <w:t>IA:   1   3   6  10  12  13</w:t>
      </w:r>
    </w:p>
    <w:p w14:paraId="464673D2" w14:textId="77777777" w:rsidR="00B079E2" w:rsidRPr="00862065" w:rsidRDefault="00B079E2" w:rsidP="00B07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textAlignment w:val="baseline"/>
        <w:rPr>
          <w:rFonts w:ascii="Consolas" w:eastAsia="Times New Roman" w:hAnsi="Consolas" w:cs="Consolas"/>
          <w:color w:val="333333"/>
          <w:sz w:val="21"/>
          <w:szCs w:val="21"/>
          <w:lang w:eastAsia="pl-PL"/>
        </w:rPr>
      </w:pPr>
    </w:p>
    <w:p w14:paraId="17D608B9" w14:textId="77777777" w:rsidR="00B079E2" w:rsidRPr="00855588" w:rsidRDefault="00B079E2" w:rsidP="00B079E2">
      <w:pPr>
        <w:pStyle w:val="Cytat"/>
        <w:jc w:val="center"/>
        <w:rPr>
          <w:lang w:eastAsia="pl-PL"/>
        </w:rPr>
      </w:pPr>
      <w:r w:rsidRPr="00D93B98">
        <w:rPr>
          <w:lang w:eastAsia="pl-PL"/>
        </w:rPr>
        <w:t xml:space="preserve">Rysunek </w:t>
      </w:r>
      <w:bookmarkStart w:id="112" w:name="X_rys_CSR"/>
      <w:r w:rsidRPr="00573BB9">
        <w:rPr>
          <w:lang w:eastAsia="pl-PL"/>
        </w:rPr>
        <w:fldChar w:fldCharType="begin"/>
      </w:r>
      <w:r w:rsidRPr="00855588">
        <w:rPr>
          <w:lang w:eastAsia="pl-PL"/>
        </w:rPr>
        <w:instrText xml:space="preserve"> SEQ eq </w:instrText>
      </w:r>
      <w:r w:rsidRPr="00573BB9">
        <w:rPr>
          <w:lang w:eastAsia="pl-PL"/>
        </w:rPr>
        <w:fldChar w:fldCharType="separate"/>
      </w:r>
      <w:r w:rsidR="003842B4">
        <w:rPr>
          <w:noProof/>
          <w:lang w:eastAsia="pl-PL"/>
        </w:rPr>
        <w:t>10</w:t>
      </w:r>
      <w:r w:rsidRPr="00573BB9">
        <w:rPr>
          <w:lang w:eastAsia="pl-PL"/>
        </w:rPr>
        <w:fldChar w:fldCharType="end"/>
      </w:r>
      <w:bookmarkEnd w:id="112"/>
      <w:r w:rsidRPr="00855588">
        <w:rPr>
          <w:lang w:eastAsia="pl-PL"/>
        </w:rPr>
        <w:t>. Przykład macierzy zapisanej w formacie CSR</w:t>
      </w:r>
    </w:p>
    <w:p w14:paraId="2BDE0EBB" w14:textId="61BFC0E8" w:rsidR="008041E6" w:rsidRPr="006C6F6F" w:rsidRDefault="008041E6" w:rsidP="00D24F56">
      <w:pPr>
        <w:rPr>
          <w:rFonts w:eastAsiaTheme="minorEastAsia"/>
        </w:rPr>
      </w:pPr>
      <w:r w:rsidRPr="00855588">
        <w:rPr>
          <w:rFonts w:eastAsiaTheme="minorEastAsia"/>
        </w:rPr>
        <w:t xml:space="preserve">W tym przypadku ilość zużytej pamięci wynosi </w:t>
      </w:r>
      <m:oMath>
        <m:r>
          <w:rPr>
            <w:rFonts w:ascii="Cambria Math" w:eastAsiaTheme="minorEastAsia" w:hAnsi="Cambria Math"/>
          </w:rPr>
          <m:t>t+t+n</m:t>
        </m:r>
      </m:oMath>
      <w:r w:rsidR="00CA53DF">
        <w:rPr>
          <w:rFonts w:eastAsiaTheme="minorEastAsia"/>
        </w:rPr>
        <w:t>. D</w:t>
      </w:r>
      <w:proofErr w:type="spellStart"/>
      <w:r w:rsidRPr="00855588">
        <w:rPr>
          <w:rFonts w:eastAsiaTheme="minorEastAsia"/>
        </w:rPr>
        <w:t>wa</w:t>
      </w:r>
      <w:proofErr w:type="spellEnd"/>
      <w:r w:rsidRPr="00855588">
        <w:rPr>
          <w:rFonts w:eastAsiaTheme="minorEastAsia"/>
        </w:rPr>
        <w:t xml:space="preserve"> pierwsze wektory muszą mieć długość równą ilości </w:t>
      </w:r>
      <w:r w:rsidR="00CA53DF">
        <w:rPr>
          <w:rFonts w:eastAsiaTheme="minorEastAsia"/>
        </w:rPr>
        <w:t>niezerowych wartości w macierzy</w:t>
      </w:r>
      <w:r w:rsidR="00432F58">
        <w:rPr>
          <w:rFonts w:eastAsiaTheme="minorEastAsia"/>
        </w:rPr>
        <w:t>,</w:t>
      </w:r>
      <w:r w:rsidRPr="00855588">
        <w:rPr>
          <w:rFonts w:eastAsiaTheme="minorEastAsia"/>
        </w:rPr>
        <w:t xml:space="preserve"> trzeci zaś w typowym dla metody elementów skończonych przypadku</w:t>
      </w:r>
      <w:r w:rsidR="00D24F56">
        <w:rPr>
          <w:rFonts w:eastAsiaTheme="minorEastAsia"/>
        </w:rPr>
        <w:t xml:space="preserve"> </w:t>
      </w:r>
      <w:r w:rsidR="00D24F56" w:rsidRPr="00D24F56">
        <w:rPr>
          <w:rFonts w:eastAsiaTheme="minorEastAsia"/>
        </w:rPr>
        <w:t>ma dłu</w:t>
      </w:r>
      <w:r w:rsidR="00D24F56" w:rsidRPr="00E31EC8">
        <w:rPr>
          <w:rFonts w:eastAsiaTheme="minorEastAsia"/>
        </w:rPr>
        <w:t>gość równą wymiarowi macierzy</w:t>
      </w:r>
      <w:r w:rsidR="00432F58">
        <w:rPr>
          <w:rFonts w:eastAsiaTheme="minorEastAsia"/>
        </w:rPr>
        <w:t>. Jest tak oczywiście</w:t>
      </w:r>
      <w:r w:rsidRPr="00D24F56">
        <w:rPr>
          <w:rFonts w:eastAsiaTheme="minorEastAsia"/>
        </w:rPr>
        <w:t xml:space="preserve"> </w:t>
      </w:r>
      <w:r w:rsidR="00D24F56">
        <w:rPr>
          <w:rFonts w:eastAsiaTheme="minorEastAsia"/>
        </w:rPr>
        <w:t xml:space="preserve">przy założeniu, że </w:t>
      </w:r>
      <w:r w:rsidRPr="00D24F56">
        <w:rPr>
          <w:rFonts w:eastAsiaTheme="minorEastAsia"/>
        </w:rPr>
        <w:t>w macierzy nie ma wierszy</w:t>
      </w:r>
      <w:r w:rsidR="00D24F56">
        <w:rPr>
          <w:rFonts w:eastAsiaTheme="minorEastAsia"/>
        </w:rPr>
        <w:t>,</w:t>
      </w:r>
      <w:r w:rsidRPr="00D24F56">
        <w:rPr>
          <w:rFonts w:eastAsiaTheme="minorEastAsia"/>
        </w:rPr>
        <w:t xml:space="preserve"> w których nie ma żadnych danych</w:t>
      </w:r>
      <w:r w:rsidR="00432F58">
        <w:rPr>
          <w:rFonts w:eastAsiaTheme="minorEastAsia"/>
        </w:rPr>
        <w:t>, które dla metody elementów skończonych jest zasadne.</w:t>
      </w:r>
      <w:r w:rsidR="008B4F23" w:rsidRPr="00D24F56">
        <w:rPr>
          <w:rFonts w:eastAsiaTheme="minorEastAsia"/>
        </w:rPr>
        <w:t xml:space="preserve"> Ponieważ z reguły niezerowych elementów w macierzy wygenerowanej w metodzie elementów skończonych będzie więcej niż wynosi wymiar macierzy </w:t>
      </w:r>
      <m:oMath>
        <m:r>
          <w:rPr>
            <w:rFonts w:ascii="Cambria Math" w:eastAsiaTheme="minorEastAsia" w:hAnsi="Cambria Math"/>
          </w:rPr>
          <m:t>n</m:t>
        </m:r>
      </m:oMath>
      <w:r w:rsidR="008B4F23" w:rsidRPr="00D24F56">
        <w:rPr>
          <w:rFonts w:eastAsiaTheme="minorEastAsia"/>
        </w:rPr>
        <w:t>, metoda ta wygrywa kompresją z metodą koordynatową (</w:t>
      </w:r>
      <m:oMath>
        <m:r>
          <w:rPr>
            <w:rFonts w:ascii="Cambria Math" w:eastAsiaTheme="minorEastAsia" w:hAnsi="Cambria Math"/>
          </w:rPr>
          <m:t>2t+n</m:t>
        </m:r>
      </m:oMath>
      <w:r w:rsidR="008B4F23" w:rsidRPr="00D24F56">
        <w:rPr>
          <w:rFonts w:eastAsiaTheme="minorEastAsia"/>
        </w:rPr>
        <w:t xml:space="preserve"> jest mniejsze niż </w:t>
      </w:r>
      <m:oMath>
        <m:r>
          <w:rPr>
            <w:rFonts w:ascii="Cambria Math" w:eastAsiaTheme="minorEastAsia" w:hAnsi="Cambria Math"/>
          </w:rPr>
          <m:t>3n</m:t>
        </m:r>
      </m:oMath>
      <w:r w:rsidR="008B4F23" w:rsidRPr="00D24F56">
        <w:rPr>
          <w:rFonts w:eastAsiaTheme="minorEastAsia"/>
        </w:rPr>
        <w:t>). Istnieją równi</w:t>
      </w:r>
      <w:proofErr w:type="spellStart"/>
      <w:r w:rsidR="00432F58">
        <w:rPr>
          <w:rFonts w:eastAsiaTheme="minorEastAsia"/>
        </w:rPr>
        <w:t>eż</w:t>
      </w:r>
      <w:proofErr w:type="spellEnd"/>
      <w:r w:rsidR="00432F58">
        <w:rPr>
          <w:rFonts w:eastAsiaTheme="minorEastAsia"/>
        </w:rPr>
        <w:t xml:space="preserve"> wariacje na temat tej metody. N</w:t>
      </w:r>
      <w:r w:rsidR="008B4F23" w:rsidRPr="00D24F56">
        <w:rPr>
          <w:rFonts w:eastAsiaTheme="minorEastAsia"/>
        </w:rPr>
        <w:t>ajoczywistsz</w:t>
      </w:r>
      <w:r w:rsidR="00432F58">
        <w:rPr>
          <w:rFonts w:eastAsiaTheme="minorEastAsia"/>
        </w:rPr>
        <w:t>ą z nich jest</w:t>
      </w:r>
      <w:r w:rsidR="008B4F23" w:rsidRPr="00D24F56">
        <w:rPr>
          <w:rFonts w:eastAsiaTheme="minorEastAsia"/>
        </w:rPr>
        <w:t xml:space="preserve"> format </w:t>
      </w:r>
      <w:proofErr w:type="spellStart"/>
      <w:r w:rsidR="008B4F23" w:rsidRPr="00D24F56">
        <w:rPr>
          <w:rFonts w:eastAsiaTheme="minorEastAsia"/>
        </w:rPr>
        <w:t>Compressed</w:t>
      </w:r>
      <w:proofErr w:type="spellEnd"/>
      <w:r w:rsidR="008B4F23" w:rsidRPr="00D24F56">
        <w:rPr>
          <w:rFonts w:eastAsiaTheme="minorEastAsia"/>
        </w:rPr>
        <w:t xml:space="preserve"> </w:t>
      </w:r>
      <w:proofErr w:type="spellStart"/>
      <w:r w:rsidR="008B4F23" w:rsidRPr="00D24F56">
        <w:rPr>
          <w:rFonts w:eastAsiaTheme="minorEastAsia"/>
        </w:rPr>
        <w:t>Sparse</w:t>
      </w:r>
      <w:proofErr w:type="spellEnd"/>
      <w:r w:rsidR="008B4F23" w:rsidRPr="00D24F56">
        <w:rPr>
          <w:rFonts w:eastAsiaTheme="minorEastAsia"/>
        </w:rPr>
        <w:t xml:space="preserve"> </w:t>
      </w:r>
      <w:proofErr w:type="spellStart"/>
      <w:r w:rsidR="008B4F23" w:rsidRPr="00D24F56">
        <w:rPr>
          <w:rFonts w:eastAsiaTheme="minorEastAsia"/>
        </w:rPr>
        <w:t>Column</w:t>
      </w:r>
      <w:proofErr w:type="spellEnd"/>
      <w:r w:rsidR="008B4F23" w:rsidRPr="00D24F56">
        <w:rPr>
          <w:rFonts w:eastAsiaTheme="minorEastAsia"/>
        </w:rPr>
        <w:t xml:space="preserve"> (CSC), różniący się tym, iż drugi wektor przechowuje indeksy wierszy, a trzeci początki kolumn w pozostałych wektorach.</w:t>
      </w:r>
    </w:p>
    <w:p w14:paraId="5B42DBD4" w14:textId="77777777" w:rsidR="0015250C" w:rsidRPr="00D24F56" w:rsidRDefault="0015250C" w:rsidP="0015250C">
      <w:pPr>
        <w:pStyle w:val="Nagwek2"/>
      </w:pPr>
      <w:bookmarkStart w:id="113" w:name="_Ref375643837"/>
      <w:bookmarkStart w:id="114" w:name="_Toc376693426"/>
      <w:r w:rsidRPr="00D24F56">
        <w:t>ARCHITEKTURA OPENCL</w:t>
      </w:r>
      <w:bookmarkEnd w:id="113"/>
      <w:bookmarkEnd w:id="114"/>
    </w:p>
    <w:p w14:paraId="2EF8380C" w14:textId="77777777" w:rsidR="000D0BF4" w:rsidRPr="00855588" w:rsidRDefault="00233F16" w:rsidP="000D0BF4">
      <w:r w:rsidRPr="006C6F6F">
        <w:t xml:space="preserve">Jak wspomniano we wstępie do niniejszej pracy, OpenCL (lub Open Computing Language) jest stworzonym przez </w:t>
      </w:r>
      <w:proofErr w:type="spellStart"/>
      <w:r w:rsidRPr="006C6F6F">
        <w:t>Khronos</w:t>
      </w:r>
      <w:proofErr w:type="spellEnd"/>
      <w:r w:rsidRPr="006C6F6F">
        <w:t xml:space="preserve"> </w:t>
      </w:r>
      <w:proofErr w:type="spellStart"/>
      <w:r w:rsidRPr="006C6F6F">
        <w:t>Group</w:t>
      </w:r>
      <w:proofErr w:type="spellEnd"/>
      <w:r w:rsidRPr="006C6F6F">
        <w:t xml:space="preserve"> otwartym standardem tworzen</w:t>
      </w:r>
      <w:r w:rsidRPr="00855588">
        <w:t>ia oprogramowania dla nowoczesnych urządzeń obliczeniowych. Architektura ta posiada kilka specyficznych cech, których zrozumienie jest konieczne dla jej skutecznego wykorzystania.</w:t>
      </w:r>
    </w:p>
    <w:p w14:paraId="038AF61C" w14:textId="77777777" w:rsidR="009946C8" w:rsidRPr="00855588" w:rsidRDefault="009946C8" w:rsidP="009946C8">
      <w:pPr>
        <w:pStyle w:val="Nagwek3"/>
      </w:pPr>
      <w:bookmarkStart w:id="115" w:name="_Toc376693427"/>
      <w:r w:rsidRPr="00855588">
        <w:t>SKŁADNIKI ŚRODOWISKA OPENCL</w:t>
      </w:r>
      <w:bookmarkEnd w:id="115"/>
    </w:p>
    <w:p w14:paraId="05104A2C" w14:textId="28CD8832" w:rsidR="000D0BF4" w:rsidRPr="00855588" w:rsidRDefault="000D0BF4" w:rsidP="000D0BF4">
      <w:r w:rsidRPr="00855588">
        <w:t xml:space="preserve">Idea funkcjonowania platformy OpenCL została przedstawiona na rysunku </w:t>
      </w:r>
      <w:r w:rsidRPr="00855588">
        <w:fldChar w:fldCharType="begin"/>
      </w:r>
      <w:r w:rsidRPr="00855588">
        <w:instrText xml:space="preserve"> REF X_rys_oclarch \h </w:instrText>
      </w:r>
      <w:r w:rsidRPr="00855588">
        <w:fldChar w:fldCharType="separate"/>
      </w:r>
      <w:r w:rsidR="003842B4">
        <w:rPr>
          <w:noProof/>
        </w:rPr>
        <w:t>11</w:t>
      </w:r>
      <w:r w:rsidRPr="00855588">
        <w:fldChar w:fldCharType="end"/>
      </w:r>
      <w:r w:rsidRPr="00855588">
        <w:t>.</w:t>
      </w:r>
      <w:r w:rsidR="009946C8" w:rsidRPr="00855588">
        <w:t xml:space="preserve"> Środowisko składa się z hosta – „gospodarza”, który zleca wykonanie konkretnych obliczeń urządzeniom obliczeniowym. Każde z nich posiada wiele jednostek obliczeniowych, z których </w:t>
      </w:r>
      <w:r w:rsidR="0026593A">
        <w:t xml:space="preserve">każda </w:t>
      </w:r>
      <w:r w:rsidR="009946C8" w:rsidRPr="00855588">
        <w:t>posiada więcej niż jeden element przetwarzający.</w:t>
      </w:r>
    </w:p>
    <w:p w14:paraId="5CFA1DB9" w14:textId="77777777" w:rsidR="000D0BF4" w:rsidRPr="00855588" w:rsidRDefault="000D0BF4" w:rsidP="000D0BF4">
      <w:pPr>
        <w:jc w:val="center"/>
      </w:pPr>
      <w:r w:rsidRPr="001A366C">
        <w:rPr>
          <w:noProof/>
          <w:lang w:eastAsia="pl-PL"/>
        </w:rPr>
        <w:lastRenderedPageBreak/>
        <w:drawing>
          <wp:inline distT="0" distB="0" distL="0" distR="0" wp14:anchorId="66528EA0" wp14:editId="08368B89">
            <wp:extent cx="5343525" cy="268605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525" cy="2686050"/>
                    </a:xfrm>
                    <a:prstGeom prst="rect">
                      <a:avLst/>
                    </a:prstGeom>
                    <a:noFill/>
                    <a:ln>
                      <a:noFill/>
                    </a:ln>
                  </pic:spPr>
                </pic:pic>
              </a:graphicData>
            </a:graphic>
          </wp:inline>
        </w:drawing>
      </w:r>
    </w:p>
    <w:p w14:paraId="025334B4" w14:textId="6FEEB8CF" w:rsidR="000D0BF4" w:rsidRPr="00855588" w:rsidRDefault="000D0BF4" w:rsidP="000D0BF4">
      <w:pPr>
        <w:pStyle w:val="Cytat"/>
        <w:jc w:val="center"/>
      </w:pPr>
      <w:r w:rsidRPr="00855588">
        <w:t xml:space="preserve">Rysunek </w:t>
      </w:r>
      <w:bookmarkStart w:id="116" w:name="X_rys_oclarch"/>
      <w:r w:rsidRPr="00573BB9">
        <w:fldChar w:fldCharType="begin"/>
      </w:r>
      <w:r w:rsidRPr="00855588">
        <w:instrText xml:space="preserve"> SEQ eq </w:instrText>
      </w:r>
      <w:r w:rsidRPr="00573BB9">
        <w:fldChar w:fldCharType="separate"/>
      </w:r>
      <w:r w:rsidR="003842B4">
        <w:rPr>
          <w:noProof/>
        </w:rPr>
        <w:t>11</w:t>
      </w:r>
      <w:r w:rsidRPr="00573BB9">
        <w:fldChar w:fldCharType="end"/>
      </w:r>
      <w:bookmarkEnd w:id="116"/>
      <w:r w:rsidRPr="00855588">
        <w:t>. Składniki środowiska dla architektury OpenCL[</w:t>
      </w:r>
      <w:r w:rsidRPr="001A366C">
        <w:fldChar w:fldCharType="begin"/>
      </w:r>
      <w:r w:rsidRPr="00855588">
        <w:instrText xml:space="preserve"> REF ocl_amd_intro \h </w:instrText>
      </w:r>
      <w:r w:rsidRPr="001A366C">
        <w:fldChar w:fldCharType="separate"/>
      </w:r>
      <w:ins w:id="117" w:author="Pawel Wal" w:date="2014-01-13T09:09:00Z">
        <w:r w:rsidR="003842B4">
          <w:rPr>
            <w:noProof/>
            <w:shd w:val="clear" w:color="auto" w:fill="FFFFFF"/>
            <w:lang w:val="en-GB"/>
          </w:rPr>
          <w:t>6</w:t>
        </w:r>
      </w:ins>
      <w:del w:id="118" w:author="Pawel Wal" w:date="2014-01-13T09:04:00Z">
        <w:r w:rsidR="002E6ADB" w:rsidRPr="002E6ADB" w:rsidDel="007E4C72">
          <w:rPr>
            <w:noProof/>
            <w:shd w:val="clear" w:color="auto" w:fill="FFFFFF"/>
          </w:rPr>
          <w:delText>6</w:delText>
        </w:r>
      </w:del>
      <w:r w:rsidRPr="001A366C">
        <w:fldChar w:fldCharType="end"/>
      </w:r>
      <w:r w:rsidRPr="00855588">
        <w:t>]</w:t>
      </w:r>
    </w:p>
    <w:p w14:paraId="4D197F7C" w14:textId="77777777" w:rsidR="009946C8" w:rsidRPr="00855588" w:rsidRDefault="009946C8" w:rsidP="009946C8">
      <w:pPr>
        <w:pStyle w:val="Nagwek3"/>
      </w:pPr>
      <w:bookmarkStart w:id="119" w:name="_Toc376693428"/>
      <w:r w:rsidRPr="00855588">
        <w:t>SKŁADNIKI ARCHITEKTURY OPENCL</w:t>
      </w:r>
      <w:bookmarkEnd w:id="119"/>
    </w:p>
    <w:p w14:paraId="3AAD518C" w14:textId="14587281" w:rsidR="000D0BF4" w:rsidRDefault="00DA66A9" w:rsidP="0026593A">
      <w:r w:rsidRPr="00855588">
        <w:t>Sama architektura składa się z trzech zasadniczych części</w:t>
      </w:r>
      <w:r w:rsidR="0026593A">
        <w:t xml:space="preserve"> </w:t>
      </w:r>
      <w:r w:rsidRPr="0026593A">
        <w:t>[</w:t>
      </w:r>
      <w:r w:rsidRPr="00855588">
        <w:fldChar w:fldCharType="begin"/>
      </w:r>
      <w:r w:rsidRPr="00855588">
        <w:instrText xml:space="preserve"> REF ocl_amd_intro \h </w:instrText>
      </w:r>
      <w:r w:rsidRPr="00855588">
        <w:fldChar w:fldCharType="separate"/>
      </w:r>
      <w:ins w:id="120" w:author="Pawel Wal" w:date="2014-01-13T09:09:00Z">
        <w:r w:rsidR="003842B4">
          <w:rPr>
            <w:noProof/>
            <w:shd w:val="clear" w:color="auto" w:fill="FFFFFF"/>
            <w:lang w:val="en-GB"/>
          </w:rPr>
          <w:t>6</w:t>
        </w:r>
      </w:ins>
      <w:del w:id="121" w:author="Pawel Wal" w:date="2014-01-13T09:04:00Z">
        <w:r w:rsidR="002E6ADB" w:rsidRPr="002E6ADB" w:rsidDel="007E4C72">
          <w:rPr>
            <w:noProof/>
            <w:shd w:val="clear" w:color="auto" w:fill="FFFFFF"/>
          </w:rPr>
          <w:delText>6</w:delText>
        </w:r>
      </w:del>
      <w:r w:rsidRPr="00855588">
        <w:fldChar w:fldCharType="end"/>
      </w:r>
      <w:r w:rsidRPr="00855588">
        <w:t xml:space="preserve">]: specyfikacji języka, API platformy i API czasu wykonania. </w:t>
      </w:r>
      <w:r w:rsidR="000D0BF4" w:rsidRPr="00855588">
        <w:t xml:space="preserve">Specyfikacja języka OpenCL definiuje składnię programów i </w:t>
      </w:r>
      <w:proofErr w:type="spellStart"/>
      <w:r w:rsidR="000D0BF4" w:rsidRPr="00855588">
        <w:t>kerneli</w:t>
      </w:r>
      <w:proofErr w:type="spellEnd"/>
      <w:r w:rsidR="0026593A">
        <w:t>,</w:t>
      </w:r>
      <w:r w:rsidR="000D0BF4" w:rsidRPr="00855588">
        <w:t xml:space="preserve"> które zostaną uruchomione z użyciem pozostałych dwóch części architektury. Jest oparty na standardzie ISO C99, lecz ze zmodyfikowanymi, dodanymi lub usuniętymi słowami kluczowymi, a także bez niektórych funkcjonalności.</w:t>
      </w:r>
    </w:p>
    <w:p w14:paraId="6EF6E497" w14:textId="78B75A4A" w:rsidR="00432F58" w:rsidRDefault="00432F58" w:rsidP="0026593A">
      <w:r>
        <w:t>API platformy zapewnia programistom dostęp do funkcji przy pomocy których mogą sprawdzić dostępność urządzeń wspierających OpenCL. Realizuje ono również koncepcję kontekstu. Kontekst jest kontenerem grupującym urządzenie z przeznaczoną dla niego zawartością pamięci oraz kolejkami zadań. Przy pomocy API platformy realizowane są transfery danych między gospodarzem a urządzeniem obliczeniowym.</w:t>
      </w:r>
    </w:p>
    <w:p w14:paraId="613B4D9C" w14:textId="2FEBBFC3" w:rsidR="00432F58" w:rsidRPr="00855588" w:rsidRDefault="00432F58" w:rsidP="0026593A">
      <w:r>
        <w:t xml:space="preserve">API czasu wykonania wykorzystuje dostarczone przez platformę konteksty do </w:t>
      </w:r>
      <w:r w:rsidR="00192D99">
        <w:t xml:space="preserve">kontrolowania kompatybilnych urządzeń. Przy jego pomocy odbywa się zarządzanie kolejkami zadań, obiektami pamięci i </w:t>
      </w:r>
      <w:proofErr w:type="spellStart"/>
      <w:r w:rsidR="00192D99">
        <w:t>kernelami</w:t>
      </w:r>
      <w:proofErr w:type="spellEnd"/>
      <w:r w:rsidR="00192D99">
        <w:t xml:space="preserve">. Za pośrednictwem API czasu wykonania odbywa się również kolejkowanie </w:t>
      </w:r>
      <w:proofErr w:type="spellStart"/>
      <w:r w:rsidR="00192D99">
        <w:t>kerneli</w:t>
      </w:r>
      <w:proofErr w:type="spellEnd"/>
      <w:r w:rsidR="00192D99">
        <w:t xml:space="preserve"> na konkretnych urządzeniach.</w:t>
      </w:r>
    </w:p>
    <w:p w14:paraId="261E4931" w14:textId="77777777" w:rsidR="00233F16" w:rsidRPr="00855588" w:rsidRDefault="00781B72" w:rsidP="00781B72">
      <w:pPr>
        <w:pStyle w:val="Nagwek3"/>
      </w:pPr>
      <w:bookmarkStart w:id="122" w:name="_Toc376693429"/>
      <w:r w:rsidRPr="00855588">
        <w:t>PARALELIZM DANYCH</w:t>
      </w:r>
      <w:bookmarkEnd w:id="122"/>
    </w:p>
    <w:p w14:paraId="72EAB4C4" w14:textId="49B87806" w:rsidR="0027104D" w:rsidRPr="00855588" w:rsidRDefault="00781B72" w:rsidP="0027104D">
      <w:r w:rsidRPr="00855588">
        <w:t>OpenCL</w:t>
      </w:r>
      <w:r w:rsidR="0026593A">
        <w:t>,</w:t>
      </w:r>
      <w:r w:rsidRPr="00855588">
        <w:t xml:space="preserve"> podobnie jak karty graficzne, które są główną grupą urządzeń </w:t>
      </w:r>
      <w:r w:rsidR="0026593A" w:rsidRPr="00855588">
        <w:t>wykorzystuj</w:t>
      </w:r>
      <w:r w:rsidR="0026593A">
        <w:t>ących</w:t>
      </w:r>
      <w:r w:rsidR="0026593A" w:rsidRPr="00855588">
        <w:t xml:space="preserve"> </w:t>
      </w:r>
      <w:r w:rsidRPr="00855588">
        <w:t>tą technologię</w:t>
      </w:r>
      <w:r w:rsidR="0026593A">
        <w:t>,</w:t>
      </w:r>
      <w:r w:rsidRPr="00855588">
        <w:t xml:space="preserve"> działa </w:t>
      </w:r>
      <w:r w:rsidR="00C34345" w:rsidRPr="00862065">
        <w:t>na zasadzie paralelizmu danych</w:t>
      </w:r>
      <w:r w:rsidR="0026593A">
        <w:t xml:space="preserve"> </w:t>
      </w:r>
      <w:r w:rsidR="00C34345" w:rsidRPr="00862065">
        <w:t>[</w:t>
      </w:r>
      <w:r w:rsidR="00C34345" w:rsidRPr="00855588">
        <w:fldChar w:fldCharType="begin"/>
      </w:r>
      <w:r w:rsidR="00C34345" w:rsidRPr="00855588">
        <w:instrText xml:space="preserve"> REF khronosoclspec \h </w:instrText>
      </w:r>
      <w:r w:rsidR="00C34345" w:rsidRPr="00855588">
        <w:fldChar w:fldCharType="separate"/>
      </w:r>
      <w:ins w:id="123" w:author="Pawel Wal" w:date="2014-01-13T09:09:00Z">
        <w:r w:rsidR="003842B4">
          <w:rPr>
            <w:noProof/>
            <w:shd w:val="clear" w:color="auto" w:fill="FFFFFF"/>
            <w:lang w:val="en-GB"/>
          </w:rPr>
          <w:t>15</w:t>
        </w:r>
      </w:ins>
      <w:del w:id="124" w:author="Pawel Wal" w:date="2014-01-13T09:04:00Z">
        <w:r w:rsidR="002E6ADB" w:rsidRPr="002E6ADB" w:rsidDel="007E4C72">
          <w:rPr>
            <w:noProof/>
            <w:shd w:val="clear" w:color="auto" w:fill="FFFFFF"/>
          </w:rPr>
          <w:delText>15</w:delText>
        </w:r>
      </w:del>
      <w:r w:rsidR="00C34345" w:rsidRPr="00855588">
        <w:fldChar w:fldCharType="end"/>
      </w:r>
      <w:r w:rsidR="00C34345" w:rsidRPr="00855588">
        <w:t>]. W praktyce oznacza to</w:t>
      </w:r>
      <w:r w:rsidR="0026593A">
        <w:t>,</w:t>
      </w:r>
      <w:r w:rsidR="00C34345" w:rsidRPr="00855588">
        <w:t xml:space="preserve"> iż w przeciwieństwie do paralelizmu zadań, który zakłada wykonanie różnych </w:t>
      </w:r>
      <w:r w:rsidR="00C34345" w:rsidRPr="00855588">
        <w:lastRenderedPageBreak/>
        <w:t>zadań w tym samym czasie, OpenCL zakłada wielokrotne wykonanie identycznego (lub podobnego) zadania na elementach pewnego zbioru danych.</w:t>
      </w:r>
      <w:r w:rsidR="0027104D" w:rsidRPr="00855588">
        <w:t xml:space="preserve"> </w:t>
      </w:r>
    </w:p>
    <w:p w14:paraId="3125A67C" w14:textId="202D79C2" w:rsidR="0027104D" w:rsidRPr="00855588" w:rsidRDefault="0027104D" w:rsidP="0027104D">
      <w:r w:rsidRPr="00855588">
        <w:t xml:space="preserve">W tabeli </w:t>
      </w:r>
      <w:r w:rsidRPr="00855588">
        <w:fldChar w:fldCharType="begin"/>
      </w:r>
      <w:r w:rsidRPr="00855588">
        <w:instrText xml:space="preserve"> REF Y_tab_dpvsscalar \h </w:instrText>
      </w:r>
      <w:r w:rsidRPr="00855588">
        <w:fldChar w:fldCharType="separate"/>
      </w:r>
      <w:r w:rsidR="003842B4">
        <w:rPr>
          <w:noProof/>
        </w:rPr>
        <w:t>1</w:t>
      </w:r>
      <w:r w:rsidRPr="00855588">
        <w:fldChar w:fldCharType="end"/>
      </w:r>
      <w:r w:rsidRPr="00855588">
        <w:t xml:space="preserve"> zostało przedstawione porównanie standardowego kodu skalarnego w języku C oraz kodu paralelnego względem danych w języku OpenCL.</w:t>
      </w:r>
    </w:p>
    <w:p w14:paraId="0C70B074" w14:textId="1C1442C5" w:rsidR="0027104D" w:rsidRPr="00855588" w:rsidRDefault="0027104D" w:rsidP="0027104D">
      <w:pPr>
        <w:pStyle w:val="Cytat"/>
      </w:pPr>
      <w:r w:rsidRPr="00855588">
        <w:t xml:space="preserve">Tabela </w:t>
      </w:r>
      <w:bookmarkStart w:id="125" w:name="Y_tab_dpvsscalar"/>
      <w:r w:rsidRPr="00573BB9">
        <w:fldChar w:fldCharType="begin"/>
      </w:r>
      <w:r w:rsidRPr="00855588">
        <w:instrText xml:space="preserve"> SEQ tab </w:instrText>
      </w:r>
      <w:r w:rsidRPr="00573BB9">
        <w:fldChar w:fldCharType="separate"/>
      </w:r>
      <w:r w:rsidR="003842B4">
        <w:rPr>
          <w:noProof/>
        </w:rPr>
        <w:t>1</w:t>
      </w:r>
      <w:r w:rsidRPr="00573BB9">
        <w:fldChar w:fldCharType="end"/>
      </w:r>
      <w:bookmarkEnd w:id="125"/>
      <w:r w:rsidRPr="00855588">
        <w:t>. Porównanie kodu paralelnego względem danych z funkcją skalarną (za [</w:t>
      </w:r>
      <w:r w:rsidRPr="001A366C">
        <w:fldChar w:fldCharType="begin"/>
      </w:r>
      <w:r w:rsidRPr="00855588">
        <w:instrText xml:space="preserve"> REF ocl_amd_intro \h </w:instrText>
      </w:r>
      <w:r w:rsidRPr="001A366C">
        <w:fldChar w:fldCharType="separate"/>
      </w:r>
      <w:ins w:id="126" w:author="Pawel Wal" w:date="2014-01-13T09:09:00Z">
        <w:r w:rsidR="003842B4">
          <w:rPr>
            <w:noProof/>
            <w:shd w:val="clear" w:color="auto" w:fill="FFFFFF"/>
            <w:lang w:val="en-GB"/>
          </w:rPr>
          <w:t>6</w:t>
        </w:r>
      </w:ins>
      <w:del w:id="127" w:author="Pawel Wal" w:date="2014-01-13T09:04:00Z">
        <w:r w:rsidR="002E6ADB" w:rsidRPr="002E6ADB" w:rsidDel="007E4C72">
          <w:rPr>
            <w:noProof/>
            <w:shd w:val="clear" w:color="auto" w:fill="FFFFFF"/>
          </w:rPr>
          <w:delText>6</w:delText>
        </w:r>
      </w:del>
      <w:r w:rsidRPr="001A366C">
        <w:fldChar w:fldCharType="end"/>
      </w:r>
      <w:r w:rsidRPr="00855588">
        <w:t>]).</w:t>
      </w:r>
    </w:p>
    <w:tbl>
      <w:tblPr>
        <w:tblStyle w:val="Tabela-Siatka"/>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113" w:type="dxa"/>
        </w:tblCellMar>
        <w:tblLook w:val="04A0" w:firstRow="1" w:lastRow="0" w:firstColumn="1" w:lastColumn="0" w:noHBand="0" w:noVBand="1"/>
      </w:tblPr>
      <w:tblGrid>
        <w:gridCol w:w="4605"/>
        <w:gridCol w:w="4606"/>
      </w:tblGrid>
      <w:tr w:rsidR="0027104D" w:rsidRPr="00855588" w14:paraId="578F4260" w14:textId="77777777" w:rsidTr="00F532DC">
        <w:trPr>
          <w:jc w:val="center"/>
        </w:trPr>
        <w:tc>
          <w:tcPr>
            <w:tcW w:w="4605" w:type="dxa"/>
            <w:shd w:val="clear" w:color="auto" w:fill="D6E3BC" w:themeFill="accent3" w:themeFillTint="66"/>
          </w:tcPr>
          <w:p w14:paraId="5A2DF79A" w14:textId="77777777" w:rsidR="0027104D" w:rsidRPr="00855588" w:rsidRDefault="0027104D" w:rsidP="00F532DC">
            <w:pPr>
              <w:spacing w:after="200"/>
              <w:ind w:firstLine="0"/>
            </w:pPr>
            <w:r w:rsidRPr="00855588">
              <w:t>Skalarna funkcja w języku C</w:t>
            </w:r>
          </w:p>
        </w:tc>
        <w:tc>
          <w:tcPr>
            <w:tcW w:w="4606" w:type="dxa"/>
            <w:shd w:val="clear" w:color="auto" w:fill="D6E3BC" w:themeFill="accent3" w:themeFillTint="66"/>
          </w:tcPr>
          <w:p w14:paraId="3080C841" w14:textId="77777777" w:rsidR="0027104D" w:rsidRPr="00855588" w:rsidRDefault="0027104D" w:rsidP="00F532DC">
            <w:pPr>
              <w:spacing w:after="200"/>
              <w:ind w:firstLine="0"/>
            </w:pPr>
            <w:r w:rsidRPr="00855588">
              <w:t>Funkcja paralelna względem danych</w:t>
            </w:r>
          </w:p>
        </w:tc>
      </w:tr>
      <w:tr w:rsidR="0027104D" w:rsidRPr="00855588" w14:paraId="6F0EAD70" w14:textId="77777777" w:rsidTr="00F532DC">
        <w:trPr>
          <w:jc w:val="center"/>
        </w:trPr>
        <w:tc>
          <w:tcPr>
            <w:tcW w:w="4605" w:type="dxa"/>
            <w:shd w:val="clear" w:color="auto" w:fill="F2F2F2" w:themeFill="background1" w:themeFillShade="F2"/>
          </w:tcPr>
          <w:p w14:paraId="2DF231C5"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 xml:space="preserve">void </w:t>
            </w:r>
            <w:proofErr w:type="spellStart"/>
            <w:r w:rsidRPr="002F4BF1">
              <w:rPr>
                <w:rFonts w:ascii="Courier New" w:hAnsi="Courier New" w:cs="Courier New"/>
                <w:sz w:val="16"/>
                <w:szCs w:val="16"/>
                <w:lang w:val="en-GB"/>
              </w:rPr>
              <w:t>sqrt</w:t>
            </w:r>
            <w:proofErr w:type="spellEnd"/>
            <w:r w:rsidRPr="002F4BF1">
              <w:rPr>
                <w:rFonts w:ascii="Courier New" w:hAnsi="Courier New" w:cs="Courier New"/>
                <w:sz w:val="16"/>
                <w:szCs w:val="16"/>
                <w:lang w:val="en-GB"/>
              </w:rPr>
              <w:t>(</w:t>
            </w:r>
            <w:proofErr w:type="spellStart"/>
            <w:r w:rsidRPr="002F4BF1">
              <w:rPr>
                <w:rFonts w:ascii="Courier New" w:hAnsi="Courier New" w:cs="Courier New"/>
                <w:sz w:val="16"/>
                <w:szCs w:val="16"/>
                <w:lang w:val="en-GB"/>
              </w:rPr>
              <w:t>int</w:t>
            </w:r>
            <w:proofErr w:type="spellEnd"/>
            <w:r w:rsidRPr="002F4BF1">
              <w:rPr>
                <w:rFonts w:ascii="Courier New" w:hAnsi="Courier New" w:cs="Courier New"/>
                <w:sz w:val="16"/>
                <w:szCs w:val="16"/>
                <w:lang w:val="en-GB"/>
              </w:rPr>
              <w:t xml:space="preserve"> n, </w:t>
            </w:r>
            <w:proofErr w:type="spellStart"/>
            <w:r w:rsidRPr="002F4BF1">
              <w:rPr>
                <w:rFonts w:ascii="Courier New" w:hAnsi="Courier New" w:cs="Courier New"/>
                <w:sz w:val="16"/>
                <w:szCs w:val="16"/>
                <w:lang w:val="en-GB"/>
              </w:rPr>
              <w:t>const</w:t>
            </w:r>
            <w:proofErr w:type="spellEnd"/>
            <w:r w:rsidRPr="002F4BF1">
              <w:rPr>
                <w:rFonts w:ascii="Courier New" w:hAnsi="Courier New" w:cs="Courier New"/>
                <w:sz w:val="16"/>
                <w:szCs w:val="16"/>
                <w:lang w:val="en-GB"/>
              </w:rPr>
              <w:t xml:space="preserve"> float *a, float *res)</w:t>
            </w:r>
          </w:p>
          <w:p w14:paraId="3F6C24B0" w14:textId="77777777" w:rsidR="0027104D" w:rsidRPr="00855588" w:rsidRDefault="0027104D" w:rsidP="00F532DC">
            <w:pPr>
              <w:ind w:firstLine="0"/>
              <w:rPr>
                <w:rFonts w:ascii="Courier New" w:hAnsi="Courier New" w:cs="Courier New"/>
                <w:sz w:val="16"/>
                <w:szCs w:val="16"/>
              </w:rPr>
            </w:pPr>
            <w:r w:rsidRPr="00855588">
              <w:rPr>
                <w:rFonts w:ascii="Courier New" w:hAnsi="Courier New" w:cs="Courier New"/>
                <w:sz w:val="16"/>
                <w:szCs w:val="16"/>
              </w:rPr>
              <w:t>{</w:t>
            </w:r>
          </w:p>
          <w:p w14:paraId="32C850C6" w14:textId="77777777" w:rsidR="0027104D" w:rsidRPr="00855588" w:rsidRDefault="0027104D" w:rsidP="00F532DC">
            <w:pPr>
              <w:ind w:firstLine="0"/>
              <w:rPr>
                <w:rFonts w:ascii="Courier New" w:hAnsi="Courier New" w:cs="Courier New"/>
                <w:sz w:val="16"/>
                <w:szCs w:val="16"/>
              </w:rPr>
            </w:pPr>
            <w:r w:rsidRPr="00855588">
              <w:rPr>
                <w:rFonts w:ascii="Courier New" w:hAnsi="Courier New" w:cs="Courier New"/>
                <w:sz w:val="16"/>
                <w:szCs w:val="16"/>
              </w:rPr>
              <w:t xml:space="preserve">    </w:t>
            </w:r>
            <w:proofErr w:type="spellStart"/>
            <w:r w:rsidRPr="00855588">
              <w:rPr>
                <w:rFonts w:ascii="Courier New" w:hAnsi="Courier New" w:cs="Courier New"/>
                <w:sz w:val="16"/>
                <w:szCs w:val="16"/>
              </w:rPr>
              <w:t>int</w:t>
            </w:r>
            <w:proofErr w:type="spellEnd"/>
            <w:r w:rsidRPr="00855588">
              <w:rPr>
                <w:rFonts w:ascii="Courier New" w:hAnsi="Courier New" w:cs="Courier New"/>
                <w:sz w:val="16"/>
                <w:szCs w:val="16"/>
              </w:rPr>
              <w:t xml:space="preserve"> i;</w:t>
            </w:r>
          </w:p>
          <w:p w14:paraId="49CF97CB" w14:textId="77777777" w:rsidR="0027104D" w:rsidRPr="00862065" w:rsidRDefault="0027104D" w:rsidP="00F532DC">
            <w:pPr>
              <w:ind w:firstLine="0"/>
              <w:rPr>
                <w:rFonts w:ascii="Courier New" w:hAnsi="Courier New" w:cs="Courier New"/>
                <w:sz w:val="16"/>
                <w:szCs w:val="16"/>
              </w:rPr>
            </w:pPr>
            <w:r w:rsidRPr="00862065">
              <w:rPr>
                <w:rFonts w:ascii="Courier New" w:hAnsi="Courier New" w:cs="Courier New"/>
                <w:sz w:val="16"/>
                <w:szCs w:val="16"/>
              </w:rPr>
              <w:t xml:space="preserve">    for(i=0; i&lt;n; i++)</w:t>
            </w:r>
          </w:p>
          <w:p w14:paraId="3BFF14BF" w14:textId="77777777" w:rsidR="0027104D" w:rsidRPr="00D93B98" w:rsidRDefault="0027104D" w:rsidP="00F532DC">
            <w:pPr>
              <w:ind w:firstLine="0"/>
              <w:rPr>
                <w:rFonts w:ascii="Courier New" w:hAnsi="Courier New" w:cs="Courier New"/>
                <w:sz w:val="16"/>
                <w:szCs w:val="16"/>
              </w:rPr>
            </w:pPr>
            <w:r w:rsidRPr="00D93B98">
              <w:rPr>
                <w:rFonts w:ascii="Courier New" w:hAnsi="Courier New" w:cs="Courier New"/>
                <w:sz w:val="16"/>
                <w:szCs w:val="16"/>
              </w:rPr>
              <w:t xml:space="preserve">        res[i] = a[i]*a[i];</w:t>
            </w:r>
          </w:p>
          <w:p w14:paraId="43CBC099" w14:textId="77777777" w:rsidR="0027104D" w:rsidRPr="00D93B98" w:rsidRDefault="0027104D" w:rsidP="00F532DC">
            <w:pPr>
              <w:ind w:firstLine="0"/>
              <w:rPr>
                <w:rFonts w:ascii="Courier New" w:hAnsi="Courier New" w:cs="Courier New"/>
                <w:sz w:val="16"/>
                <w:szCs w:val="16"/>
              </w:rPr>
            </w:pPr>
            <w:r w:rsidRPr="00D93B98">
              <w:rPr>
                <w:rFonts w:ascii="Courier New" w:hAnsi="Courier New" w:cs="Courier New"/>
                <w:sz w:val="16"/>
                <w:szCs w:val="16"/>
              </w:rPr>
              <w:t>}</w:t>
            </w:r>
          </w:p>
        </w:tc>
        <w:tc>
          <w:tcPr>
            <w:tcW w:w="4606" w:type="dxa"/>
            <w:shd w:val="clear" w:color="auto" w:fill="F2F2F2" w:themeFill="background1" w:themeFillShade="F2"/>
          </w:tcPr>
          <w:p w14:paraId="7AA885EB"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 xml:space="preserve">kernel void </w:t>
            </w:r>
            <w:proofErr w:type="spellStart"/>
            <w:r w:rsidRPr="002F4BF1">
              <w:rPr>
                <w:rFonts w:ascii="Courier New" w:hAnsi="Courier New" w:cs="Courier New"/>
                <w:sz w:val="16"/>
                <w:szCs w:val="16"/>
                <w:lang w:val="en-GB"/>
              </w:rPr>
              <w:t>dp_square</w:t>
            </w:r>
            <w:proofErr w:type="spellEnd"/>
          </w:p>
          <w:p w14:paraId="2E268E7F"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 xml:space="preserve">   (global </w:t>
            </w:r>
            <w:proofErr w:type="spellStart"/>
            <w:r w:rsidRPr="002F4BF1">
              <w:rPr>
                <w:rFonts w:ascii="Courier New" w:hAnsi="Courier New" w:cs="Courier New"/>
                <w:sz w:val="16"/>
                <w:szCs w:val="16"/>
                <w:lang w:val="en-GB"/>
              </w:rPr>
              <w:t>const</w:t>
            </w:r>
            <w:proofErr w:type="spellEnd"/>
            <w:r w:rsidRPr="002F4BF1">
              <w:rPr>
                <w:rFonts w:ascii="Courier New" w:hAnsi="Courier New" w:cs="Courier New"/>
                <w:sz w:val="16"/>
                <w:szCs w:val="16"/>
                <w:lang w:val="en-GB"/>
              </w:rPr>
              <w:t xml:space="preserve"> float *a, global float *res)</w:t>
            </w:r>
          </w:p>
          <w:p w14:paraId="18355703"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w:t>
            </w:r>
          </w:p>
          <w:p w14:paraId="5157BC65"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 xml:space="preserve">    </w:t>
            </w:r>
            <w:proofErr w:type="spellStart"/>
            <w:r w:rsidRPr="002F4BF1">
              <w:rPr>
                <w:rFonts w:ascii="Courier New" w:hAnsi="Courier New" w:cs="Courier New"/>
                <w:sz w:val="16"/>
                <w:szCs w:val="16"/>
                <w:lang w:val="en-GB"/>
              </w:rPr>
              <w:t>int</w:t>
            </w:r>
            <w:proofErr w:type="spellEnd"/>
            <w:r w:rsidRPr="002F4BF1">
              <w:rPr>
                <w:rFonts w:ascii="Courier New" w:hAnsi="Courier New" w:cs="Courier New"/>
                <w:sz w:val="16"/>
                <w:szCs w:val="16"/>
                <w:lang w:val="en-GB"/>
              </w:rPr>
              <w:t xml:space="preserve"> id = </w:t>
            </w:r>
            <w:proofErr w:type="spellStart"/>
            <w:r w:rsidRPr="002F4BF1">
              <w:rPr>
                <w:rFonts w:ascii="Courier New" w:hAnsi="Courier New" w:cs="Courier New"/>
                <w:sz w:val="16"/>
                <w:szCs w:val="16"/>
                <w:lang w:val="en-GB"/>
              </w:rPr>
              <w:t>get_global_id</w:t>
            </w:r>
            <w:proofErr w:type="spellEnd"/>
            <w:r w:rsidRPr="002F4BF1">
              <w:rPr>
                <w:rFonts w:ascii="Courier New" w:hAnsi="Courier New" w:cs="Courier New"/>
                <w:sz w:val="16"/>
                <w:szCs w:val="16"/>
                <w:lang w:val="en-GB"/>
              </w:rPr>
              <w:t>(0);</w:t>
            </w:r>
          </w:p>
          <w:p w14:paraId="2DE35246"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 xml:space="preserve">    res[id] = a[id] * a[id];</w:t>
            </w:r>
          </w:p>
          <w:p w14:paraId="04D80A45" w14:textId="77777777" w:rsidR="0027104D" w:rsidRPr="00855588" w:rsidRDefault="0027104D" w:rsidP="00F532DC">
            <w:pPr>
              <w:ind w:firstLine="0"/>
            </w:pPr>
            <w:r w:rsidRPr="00855588">
              <w:rPr>
                <w:rFonts w:ascii="Courier New" w:hAnsi="Courier New" w:cs="Courier New"/>
                <w:sz w:val="16"/>
                <w:szCs w:val="16"/>
              </w:rPr>
              <w:t>}</w:t>
            </w:r>
          </w:p>
        </w:tc>
      </w:tr>
    </w:tbl>
    <w:p w14:paraId="2120A09E" w14:textId="77777777" w:rsidR="0027104D" w:rsidRPr="00855588" w:rsidRDefault="0027104D" w:rsidP="00781B72"/>
    <w:p w14:paraId="7BBE9BD8" w14:textId="50523E5B" w:rsidR="00DA66A9" w:rsidRPr="00855588" w:rsidRDefault="00DA66A9" w:rsidP="00781B72">
      <w:r w:rsidRPr="00855588">
        <w:t xml:space="preserve">Paralelizm danych jest w OpenCL realizowany za pośrednictwem programów, składających się z jednego lub więcej </w:t>
      </w:r>
      <w:proofErr w:type="spellStart"/>
      <w:r w:rsidRPr="00855588">
        <w:t>kerneli</w:t>
      </w:r>
      <w:proofErr w:type="spellEnd"/>
      <w:r w:rsidRPr="00855588">
        <w:t xml:space="preserve">. Program może też zawierać dodatkowe funkcje wykorzystywane przez </w:t>
      </w:r>
      <w:proofErr w:type="spellStart"/>
      <w:r w:rsidRPr="00855588">
        <w:t>kernele</w:t>
      </w:r>
      <w:proofErr w:type="spellEnd"/>
      <w:r w:rsidRPr="00855588">
        <w:t xml:space="preserve"> oraz stałe dane. Podczas wykonania danego kernela wiele jego kopii jest </w:t>
      </w:r>
      <w:r w:rsidR="009946C8" w:rsidRPr="00855588">
        <w:t xml:space="preserve">równolegle wykonywanych na elementach przetwarzających urządzenia obliczeniowego. Wykonania te zwane są </w:t>
      </w:r>
      <w:proofErr w:type="spellStart"/>
      <w:r w:rsidR="009946C8" w:rsidRPr="00855588">
        <w:t>work-itemami</w:t>
      </w:r>
      <w:proofErr w:type="spellEnd"/>
      <w:r w:rsidR="009946C8" w:rsidRPr="0026593A">
        <w:t>[</w:t>
      </w:r>
      <w:r w:rsidR="009946C8" w:rsidRPr="00855588">
        <w:fldChar w:fldCharType="begin"/>
      </w:r>
      <w:r w:rsidR="009946C8" w:rsidRPr="00855588">
        <w:instrText xml:space="preserve"> REF khronosoclspec \h </w:instrText>
      </w:r>
      <w:r w:rsidR="009946C8" w:rsidRPr="00855588">
        <w:fldChar w:fldCharType="separate"/>
      </w:r>
      <w:ins w:id="128" w:author="Pawel Wal" w:date="2014-01-13T09:09:00Z">
        <w:r w:rsidR="003842B4">
          <w:rPr>
            <w:noProof/>
            <w:shd w:val="clear" w:color="auto" w:fill="FFFFFF"/>
            <w:lang w:val="en-GB"/>
          </w:rPr>
          <w:t>15</w:t>
        </w:r>
      </w:ins>
      <w:del w:id="129" w:author="Pawel Wal" w:date="2014-01-13T09:04:00Z">
        <w:r w:rsidR="002E6ADB" w:rsidRPr="002E6ADB" w:rsidDel="007E4C72">
          <w:rPr>
            <w:noProof/>
            <w:shd w:val="clear" w:color="auto" w:fill="FFFFFF"/>
          </w:rPr>
          <w:delText>15</w:delText>
        </w:r>
      </w:del>
      <w:r w:rsidR="009946C8" w:rsidRPr="00855588">
        <w:fldChar w:fldCharType="end"/>
      </w:r>
      <w:r w:rsidR="009946C8" w:rsidRPr="00855588">
        <w:t>].</w:t>
      </w:r>
      <w:r w:rsidR="00214A53" w:rsidRPr="00855588">
        <w:t xml:space="preserve"> W dalszej części niniejszej pracy będą wykorzystywane terminy „zadanie”</w:t>
      </w:r>
      <w:r w:rsidR="0026593A">
        <w:t>,</w:t>
      </w:r>
      <w:r w:rsidR="00214A53" w:rsidRPr="00855588">
        <w:t xml:space="preserve"> by określić </w:t>
      </w:r>
      <w:proofErr w:type="spellStart"/>
      <w:r w:rsidR="00214A53" w:rsidRPr="00855588">
        <w:t>work-item</w:t>
      </w:r>
      <w:proofErr w:type="spellEnd"/>
      <w:r w:rsidR="0026593A">
        <w:t>,</w:t>
      </w:r>
      <w:r w:rsidR="00214A53" w:rsidRPr="00855588">
        <w:t xml:space="preserve"> i „grupa robocza”</w:t>
      </w:r>
      <w:r w:rsidR="0026593A">
        <w:t>,</w:t>
      </w:r>
      <w:r w:rsidR="00214A53" w:rsidRPr="00855588">
        <w:t xml:space="preserve"> by określić </w:t>
      </w:r>
      <w:proofErr w:type="spellStart"/>
      <w:r w:rsidR="00214A53" w:rsidRPr="00855588">
        <w:t>work-group</w:t>
      </w:r>
      <w:proofErr w:type="spellEnd"/>
      <w:r w:rsidR="00214A53" w:rsidRPr="00855588">
        <w:t>.</w:t>
      </w:r>
    </w:p>
    <w:p w14:paraId="5A6DB47D" w14:textId="77777777" w:rsidR="009946C8" w:rsidRPr="00855588" w:rsidRDefault="00214A53" w:rsidP="009946C8">
      <w:pPr>
        <w:pStyle w:val="Nagwek3"/>
      </w:pPr>
      <w:bookmarkStart w:id="130" w:name="_Toc376693430"/>
      <w:r w:rsidRPr="00855588">
        <w:t>ZADANIA I GRUPY ROBOCZE</w:t>
      </w:r>
      <w:bookmarkEnd w:id="130"/>
    </w:p>
    <w:p w14:paraId="3DB2058A" w14:textId="7E2F0B23" w:rsidR="00214A53" w:rsidRPr="00855588" w:rsidRDefault="00214A53" w:rsidP="00214A53">
      <w:r w:rsidRPr="00855588">
        <w:t xml:space="preserve">Zadania są powiązane ze sobą w grupy robocze, jak uwidoczniono na rysunku </w:t>
      </w:r>
      <w:r w:rsidRPr="00855588">
        <w:fldChar w:fldCharType="begin"/>
      </w:r>
      <w:r w:rsidRPr="00855588">
        <w:instrText xml:space="preserve"> REF X_rys_wiwg \h </w:instrText>
      </w:r>
      <w:r w:rsidRPr="00855588">
        <w:fldChar w:fldCharType="separate"/>
      </w:r>
      <w:r w:rsidR="003842B4">
        <w:rPr>
          <w:noProof/>
        </w:rPr>
        <w:t>12</w:t>
      </w:r>
      <w:r w:rsidRPr="00855588">
        <w:fldChar w:fldCharType="end"/>
      </w:r>
      <w:r w:rsidRPr="00855588">
        <w:t>.</w:t>
      </w:r>
    </w:p>
    <w:p w14:paraId="718B48B6" w14:textId="77777777" w:rsidR="00214A53" w:rsidRPr="00855588" w:rsidRDefault="00214A53" w:rsidP="00214A53">
      <w:pPr>
        <w:jc w:val="center"/>
      </w:pPr>
      <w:r w:rsidRPr="001A366C">
        <w:rPr>
          <w:noProof/>
          <w:lang w:eastAsia="pl-PL"/>
        </w:rPr>
        <w:lastRenderedPageBreak/>
        <w:drawing>
          <wp:inline distT="0" distB="0" distL="0" distR="0" wp14:anchorId="2C2BFAB8" wp14:editId="2E3E3804">
            <wp:extent cx="5762625" cy="300990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009900"/>
                    </a:xfrm>
                    <a:prstGeom prst="rect">
                      <a:avLst/>
                    </a:prstGeom>
                    <a:noFill/>
                    <a:ln>
                      <a:noFill/>
                    </a:ln>
                  </pic:spPr>
                </pic:pic>
              </a:graphicData>
            </a:graphic>
          </wp:inline>
        </w:drawing>
      </w:r>
    </w:p>
    <w:p w14:paraId="07715632" w14:textId="6DCB3500" w:rsidR="00214A53" w:rsidRPr="00855588" w:rsidRDefault="00214A53" w:rsidP="00214A53">
      <w:pPr>
        <w:pStyle w:val="Cytat"/>
        <w:jc w:val="center"/>
      </w:pPr>
      <w:r w:rsidRPr="00855588">
        <w:t xml:space="preserve">Rysunek </w:t>
      </w:r>
      <w:bookmarkStart w:id="131" w:name="X_rys_wiwg"/>
      <w:r w:rsidRPr="00573BB9">
        <w:fldChar w:fldCharType="begin"/>
      </w:r>
      <w:r w:rsidRPr="00855588">
        <w:instrText xml:space="preserve"> SEQ eq </w:instrText>
      </w:r>
      <w:r w:rsidRPr="00573BB9">
        <w:fldChar w:fldCharType="separate"/>
      </w:r>
      <w:r w:rsidR="003842B4">
        <w:rPr>
          <w:noProof/>
        </w:rPr>
        <w:t>12</w:t>
      </w:r>
      <w:r w:rsidRPr="00573BB9">
        <w:fldChar w:fldCharType="end"/>
      </w:r>
      <w:bookmarkEnd w:id="131"/>
      <w:r w:rsidRPr="00855588">
        <w:t>. Zadania i grupy robocze w OpenCL [</w:t>
      </w:r>
      <w:r w:rsidRPr="002F4BF1">
        <w:fldChar w:fldCharType="begin"/>
      </w:r>
      <w:r w:rsidRPr="00855588">
        <w:instrText xml:space="preserve"> REF khronosoclspec \h </w:instrText>
      </w:r>
      <w:r w:rsidRPr="002F4BF1">
        <w:fldChar w:fldCharType="separate"/>
      </w:r>
      <w:ins w:id="132" w:author="Pawel Wal" w:date="2014-01-13T09:09:00Z">
        <w:r w:rsidR="003842B4">
          <w:rPr>
            <w:noProof/>
            <w:shd w:val="clear" w:color="auto" w:fill="FFFFFF"/>
            <w:lang w:val="en-GB"/>
          </w:rPr>
          <w:t>15</w:t>
        </w:r>
      </w:ins>
      <w:del w:id="133" w:author="Pawel Wal" w:date="2014-01-13T09:04:00Z">
        <w:r w:rsidR="002E6ADB" w:rsidRPr="002E6ADB" w:rsidDel="007E4C72">
          <w:rPr>
            <w:noProof/>
            <w:shd w:val="clear" w:color="auto" w:fill="FFFFFF"/>
          </w:rPr>
          <w:delText>15</w:delText>
        </w:r>
      </w:del>
      <w:r w:rsidRPr="002F4BF1">
        <w:fldChar w:fldCharType="end"/>
      </w:r>
      <w:r w:rsidRPr="00855588">
        <w:t>].</w:t>
      </w:r>
    </w:p>
    <w:p w14:paraId="20F66456" w14:textId="0BA4D87A" w:rsidR="00492560" w:rsidRPr="006C6F6F" w:rsidRDefault="00492560" w:rsidP="007E704B">
      <w:r w:rsidRPr="00855588">
        <w:t xml:space="preserve">Przedstawiona po lewej stronie powierzchnia </w:t>
      </w:r>
      <w:r w:rsidRPr="002F4BF1">
        <w:rPr>
          <w:i/>
        </w:rPr>
        <w:t>NDRange</w:t>
      </w:r>
      <w:r w:rsidRPr="007E704B">
        <w:t xml:space="preserve"> to metoda organizacji pamięci i rozplanowania zadań w architekturze OpenCL. </w:t>
      </w:r>
      <w:r w:rsidRPr="002F4BF1">
        <w:rPr>
          <w:i/>
        </w:rPr>
        <w:t>NDRange</w:t>
      </w:r>
      <w:r w:rsidRPr="007E704B">
        <w:t xml:space="preserve"> to </w:t>
      </w:r>
      <w:r w:rsidRPr="002F4BF1">
        <w:rPr>
          <w:i/>
        </w:rPr>
        <w:t>N</w:t>
      </w:r>
      <w:r w:rsidRPr="007E704B">
        <w:t xml:space="preserve">-wymiarowa przestrzeń (OpenCL pozwala na wykorzystanie jedno-, dwu- lub trójwymiarowej przestrzeni). Przestrzeń ta jest dzielona na grupy robocze. Każda z grup roboczych dysponuje indeksami lokującymi ją w konkretnym punkcie </w:t>
      </w:r>
      <w:r w:rsidRPr="002F4BF1">
        <w:rPr>
          <w:i/>
        </w:rPr>
        <w:t>NDRange</w:t>
      </w:r>
      <w:r w:rsidRPr="007E704B">
        <w:t>. Każde zadanie</w:t>
      </w:r>
      <w:r w:rsidR="007E704B">
        <w:t>,</w:t>
      </w:r>
      <w:r w:rsidRPr="007E704B">
        <w:t xml:space="preserve"> stanowiące odrębną instancję kernela</w:t>
      </w:r>
      <w:r w:rsidR="007E704B">
        <w:t>,</w:t>
      </w:r>
      <w:r w:rsidRPr="007E704B">
        <w:t xml:space="preserve"> dysponuje </w:t>
      </w:r>
      <w:r w:rsidR="008137DF" w:rsidRPr="007E704B">
        <w:t xml:space="preserve">unikalnym </w:t>
      </w:r>
      <w:r w:rsidR="007E704B" w:rsidRPr="00E31EC8">
        <w:t>globalnym</w:t>
      </w:r>
      <w:r w:rsidR="007E704B" w:rsidRPr="007E704B">
        <w:t xml:space="preserve"> </w:t>
      </w:r>
      <w:r w:rsidR="008137DF" w:rsidRPr="007E704B">
        <w:t>numerem identyfikacyjnym</w:t>
      </w:r>
      <w:r w:rsidR="008137DF" w:rsidRPr="000423E4">
        <w:t xml:space="preserve"> oraz unikalnym wewnątrz grupy roboczej identyfikatorem lokalnym.</w:t>
      </w:r>
    </w:p>
    <w:p w14:paraId="2773FBCE" w14:textId="5B449F03" w:rsidR="0059205C" w:rsidRPr="000423E4" w:rsidRDefault="0059205C" w:rsidP="008137DF">
      <w:r w:rsidRPr="006C6F6F">
        <w:t xml:space="preserve">Z punktu widzenia paralelizmu danych, </w:t>
      </w:r>
      <w:r w:rsidRPr="002F4BF1">
        <w:rPr>
          <w:i/>
        </w:rPr>
        <w:t>NDRange</w:t>
      </w:r>
      <w:r w:rsidRPr="000423E4">
        <w:t xml:space="preserve"> jest swoistym mapowaniem konkretnych instancji kernela na konkretne elementy obszaru pamięci</w:t>
      </w:r>
      <w:r w:rsidR="000423E4">
        <w:t>,</w:t>
      </w:r>
      <w:r w:rsidRPr="000423E4">
        <w:t xml:space="preserve"> który ma zostać przetworzony. Do dodania do siebie dwóch macierzy </w:t>
      </w:r>
      <w:r w:rsidRPr="002F4BF1">
        <w:rPr>
          <w:i/>
        </w:rPr>
        <w:t>N</w:t>
      </w:r>
      <w:r w:rsidRPr="000423E4">
        <w:t xml:space="preserve"> x </w:t>
      </w:r>
      <w:r w:rsidRPr="002F4BF1">
        <w:rPr>
          <w:i/>
        </w:rPr>
        <w:t>N</w:t>
      </w:r>
      <w:r w:rsidRPr="000423E4">
        <w:t xml:space="preserve"> można wykorzystać </w:t>
      </w:r>
      <w:proofErr w:type="spellStart"/>
      <w:r w:rsidRPr="000423E4">
        <w:t>kernele</w:t>
      </w:r>
      <w:proofErr w:type="spellEnd"/>
      <w:r w:rsidRPr="000423E4">
        <w:t xml:space="preserve"> uruchomione przy dwuwymiarowym </w:t>
      </w:r>
      <w:r w:rsidRPr="002F4BF1">
        <w:rPr>
          <w:i/>
        </w:rPr>
        <w:t>NDRange</w:t>
      </w:r>
      <w:r w:rsidRPr="000423E4">
        <w:t xml:space="preserve"> z </w:t>
      </w:r>
      <w:proofErr w:type="spellStart"/>
      <w:r w:rsidRPr="002F4BF1">
        <w:rPr>
          <w:i/>
        </w:rPr>
        <w:t>Gx</w:t>
      </w:r>
      <w:proofErr w:type="spellEnd"/>
      <w:r w:rsidRPr="000423E4">
        <w:t xml:space="preserve"> = </w:t>
      </w:r>
      <w:proofErr w:type="spellStart"/>
      <w:r w:rsidRPr="002F4BF1">
        <w:rPr>
          <w:i/>
        </w:rPr>
        <w:t>Gy</w:t>
      </w:r>
      <w:proofErr w:type="spellEnd"/>
      <w:r w:rsidRPr="000423E4">
        <w:t xml:space="preserve"> = </w:t>
      </w:r>
      <w:r w:rsidRPr="002F4BF1">
        <w:rPr>
          <w:i/>
        </w:rPr>
        <w:t>N</w:t>
      </w:r>
      <w:r w:rsidRPr="000423E4">
        <w:t xml:space="preserve">. Do wyliczenia iloczynu skalarnego z kolei należałoby wykorzystać </w:t>
      </w:r>
      <w:proofErr w:type="spellStart"/>
      <w:r w:rsidRPr="000423E4">
        <w:t>kernele</w:t>
      </w:r>
      <w:proofErr w:type="spellEnd"/>
      <w:r w:rsidRPr="000423E4">
        <w:t xml:space="preserve"> uruchomione na jednowymiarowym </w:t>
      </w:r>
      <w:r w:rsidRPr="002F4BF1">
        <w:rPr>
          <w:i/>
        </w:rPr>
        <w:t>NDRange</w:t>
      </w:r>
      <w:r w:rsidRPr="000423E4">
        <w:t>.</w:t>
      </w:r>
    </w:p>
    <w:p w14:paraId="278FC908" w14:textId="77777777" w:rsidR="0059205C" w:rsidRPr="000423E4" w:rsidRDefault="0059205C" w:rsidP="008137DF">
      <w:r w:rsidRPr="006C6F6F">
        <w:t xml:space="preserve">Podział zadań na grupy robocze służy też do podziału barier na dwa rodzaje. W </w:t>
      </w:r>
      <w:proofErr w:type="spellStart"/>
      <w:r w:rsidRPr="006C6F6F">
        <w:t>kernelach</w:t>
      </w:r>
      <w:proofErr w:type="spellEnd"/>
      <w:r w:rsidRPr="006C6F6F">
        <w:t xml:space="preserve"> OpenCL można wykorzystywać bariery lokalne, które synchronizują tylko </w:t>
      </w:r>
      <w:r w:rsidRPr="00855588">
        <w:t xml:space="preserve">wątki wewnątrz grupy roboczej, bądź bariery globalne, które zsynchronizują wszystkie wątki działające na </w:t>
      </w:r>
      <w:r w:rsidRPr="002F4BF1">
        <w:rPr>
          <w:i/>
        </w:rPr>
        <w:t>NDRange</w:t>
      </w:r>
      <w:r w:rsidRPr="000423E4">
        <w:t>.</w:t>
      </w:r>
    </w:p>
    <w:p w14:paraId="521FFE6A" w14:textId="77777777" w:rsidR="00DA66A9" w:rsidRPr="006C6F6F" w:rsidRDefault="004D0F3A" w:rsidP="00DA66A9">
      <w:pPr>
        <w:pStyle w:val="Nagwek3"/>
      </w:pPr>
      <w:bookmarkStart w:id="134" w:name="_Toc376693431"/>
      <w:r w:rsidRPr="006C6F6F">
        <w:lastRenderedPageBreak/>
        <w:t>ZARZĄDZANIE PAMIĘCIĄ</w:t>
      </w:r>
      <w:bookmarkEnd w:id="134"/>
    </w:p>
    <w:p w14:paraId="306FFF6D" w14:textId="72952E7F" w:rsidR="0059205C" w:rsidRPr="006C6F6F" w:rsidRDefault="0059205C" w:rsidP="0059205C">
      <w:r w:rsidRPr="00855588">
        <w:t>Jednym z istotnych założeń architektury OpenCL</w:t>
      </w:r>
      <w:r w:rsidR="000423E4">
        <w:t>,</w:t>
      </w:r>
      <w:r w:rsidRPr="000423E4">
        <w:t xml:space="preserve"> o którym należy pamiętać projektując dla niej oprogram</w:t>
      </w:r>
      <w:r w:rsidRPr="006C6F6F">
        <w:t>owanie jest fakt, iż pojedyncza grupa robocza będzie wykonywana symultanicznie na jednej jednostce obliczeniowej (a wielu elementach przetwarzających). Ta wiedza przydatna jest podczas analizy modelu pamięci OpenCL.</w:t>
      </w:r>
    </w:p>
    <w:p w14:paraId="53A6C70C" w14:textId="5BFB8680" w:rsidR="001C665D" w:rsidRPr="00855588" w:rsidRDefault="001C665D" w:rsidP="001C665D">
      <w:r w:rsidRPr="00855588">
        <w:t>W OpenCL wyróżniamy cztery osobne przestrzenie w pamięci</w:t>
      </w:r>
      <w:r w:rsidR="000423E4">
        <w:t xml:space="preserve"> </w:t>
      </w:r>
      <w:r w:rsidRPr="000423E4">
        <w:t>[</w:t>
      </w:r>
      <w:r w:rsidRPr="00855588">
        <w:fldChar w:fldCharType="begin"/>
      </w:r>
      <w:r w:rsidRPr="00855588">
        <w:instrText xml:space="preserve"> REF khronosoclspec \h </w:instrText>
      </w:r>
      <w:r w:rsidRPr="00855588">
        <w:fldChar w:fldCharType="separate"/>
      </w:r>
      <w:ins w:id="135" w:author="Pawel Wal" w:date="2014-01-13T09:09:00Z">
        <w:r w:rsidR="003842B4">
          <w:rPr>
            <w:noProof/>
            <w:shd w:val="clear" w:color="auto" w:fill="FFFFFF"/>
            <w:lang w:val="en-GB"/>
          </w:rPr>
          <w:t>15</w:t>
        </w:r>
      </w:ins>
      <w:del w:id="136" w:author="Pawel Wal" w:date="2014-01-13T09:04:00Z">
        <w:r w:rsidR="002E6ADB" w:rsidRPr="002E6ADB" w:rsidDel="007E4C72">
          <w:rPr>
            <w:noProof/>
            <w:shd w:val="clear" w:color="auto" w:fill="FFFFFF"/>
          </w:rPr>
          <w:delText>15</w:delText>
        </w:r>
      </w:del>
      <w:r w:rsidRPr="00855588">
        <w:fldChar w:fldCharType="end"/>
      </w:r>
      <w:r w:rsidRPr="00855588">
        <w:t>]. Są to:</w:t>
      </w:r>
    </w:p>
    <w:p w14:paraId="402EF804" w14:textId="77777777" w:rsidR="004D0F3A" w:rsidRPr="00855588" w:rsidRDefault="004D0F3A" w:rsidP="004D0F3A">
      <w:pPr>
        <w:pStyle w:val="Akapitzlist"/>
        <w:numPr>
          <w:ilvl w:val="0"/>
          <w:numId w:val="7"/>
        </w:numPr>
        <w:rPr>
          <w:b/>
        </w:rPr>
      </w:pPr>
      <w:r w:rsidRPr="00855588">
        <w:rPr>
          <w:b/>
        </w:rPr>
        <w:t xml:space="preserve">Pamięć stała. </w:t>
      </w:r>
      <w:r w:rsidRPr="00855588">
        <w:t>W tej kategorii pamięci przechowywane są wartości niezmienne podczas całego wykonania kernela. Może ona zostać zainicjalizowana przez „gospodarza”.</w:t>
      </w:r>
    </w:p>
    <w:p w14:paraId="64ED976E" w14:textId="5B63BB5C" w:rsidR="004D0F3A" w:rsidRPr="00855588" w:rsidRDefault="004D0F3A" w:rsidP="004D0F3A">
      <w:pPr>
        <w:pStyle w:val="Akapitzlist"/>
        <w:numPr>
          <w:ilvl w:val="0"/>
          <w:numId w:val="7"/>
        </w:numPr>
        <w:rPr>
          <w:b/>
        </w:rPr>
      </w:pPr>
      <w:r w:rsidRPr="00855588">
        <w:rPr>
          <w:b/>
        </w:rPr>
        <w:t xml:space="preserve">Pamięć globalna. </w:t>
      </w:r>
      <w:r w:rsidRPr="00855588">
        <w:t xml:space="preserve">Do tej pamięci mają dostęp (zapis i odczyt) wszystkie wątki we wszystkich grupach roboczych. Jeśli urządzenie na to zezwala, operacje na tej pamięci mogą być </w:t>
      </w:r>
      <w:r w:rsidR="000423E4">
        <w:t>przechowywane w pamięci podręcznej</w:t>
      </w:r>
      <w:r w:rsidRPr="00855588">
        <w:t>. Jest to zazwyczaj największy dostępny obszar pamięci na urządzeniu obliczeniowym, ale najczęściej oferuje również najwyższy czas dostępu.</w:t>
      </w:r>
    </w:p>
    <w:p w14:paraId="09D738F9" w14:textId="1C17909D" w:rsidR="004D0F3A" w:rsidRPr="00D93B98" w:rsidRDefault="004D0F3A" w:rsidP="004D0F3A">
      <w:pPr>
        <w:pStyle w:val="Akapitzlist"/>
        <w:numPr>
          <w:ilvl w:val="0"/>
          <w:numId w:val="7"/>
        </w:numPr>
        <w:rPr>
          <w:b/>
        </w:rPr>
      </w:pPr>
      <w:r w:rsidRPr="00862065">
        <w:rPr>
          <w:b/>
        </w:rPr>
        <w:t xml:space="preserve">Pamięć prywatna. </w:t>
      </w:r>
      <w:r w:rsidRPr="00D93B98">
        <w:t>Do tego rodzaju pamięci ma dostęp tylko pojedyncze zadanie, które ją zaalokowało.</w:t>
      </w:r>
    </w:p>
    <w:p w14:paraId="20B14C0D" w14:textId="4E11815C" w:rsidR="004D0F3A" w:rsidRPr="00CC51EC" w:rsidRDefault="004D0F3A" w:rsidP="004D0F3A">
      <w:pPr>
        <w:pStyle w:val="Akapitzlist"/>
        <w:numPr>
          <w:ilvl w:val="0"/>
          <w:numId w:val="7"/>
        </w:numPr>
        <w:rPr>
          <w:b/>
        </w:rPr>
      </w:pPr>
      <w:r w:rsidRPr="00CC51EC">
        <w:rPr>
          <w:b/>
        </w:rPr>
        <w:t xml:space="preserve">Pamięć lokalna. </w:t>
      </w:r>
      <w:r w:rsidRPr="00CC51EC">
        <w:t xml:space="preserve">Pamięć współdzielona przez wszystkie wątki w danej grupie roboczej, niedostępna poza grupą roboczą. Jeśli jest to wspierane przez konkretne urządzenie, może być mapowana na obszar pamięci </w:t>
      </w:r>
      <w:r w:rsidR="000423E4">
        <w:t xml:space="preserve">podręcznej </w:t>
      </w:r>
      <w:r w:rsidRPr="00CC51EC">
        <w:t>przy konkretnej jednostce obliczeniowej, dzięki czemu dostęp do takiej pamięci jest znacznie szybszy dla danej jednostki i uruchomionych na niej zadań. Jeśli nie ma takiej możliwości, jako pamięć lokalna dla danej grupy roboczej zostanie zmapowany pewien obszar pamięci globalnej, co oczywiście nie pozwoli na uzyskanie takiego przyspieszenia jak prawdziwa pamięć lokalna.</w:t>
      </w:r>
    </w:p>
    <w:p w14:paraId="4CBF4CEA" w14:textId="35918A73" w:rsidR="004D0F3A" w:rsidRPr="00855588" w:rsidRDefault="002F5354" w:rsidP="004D0F3A">
      <w:r w:rsidRPr="00CC51EC">
        <w:t>Tabela</w:t>
      </w:r>
      <w:r w:rsidR="004D0F3A" w:rsidRPr="00CC51EC">
        <w:t xml:space="preserve"> </w:t>
      </w:r>
      <w:r w:rsidRPr="00855588">
        <w:fldChar w:fldCharType="begin"/>
      </w:r>
      <w:r w:rsidRPr="00855588">
        <w:instrText xml:space="preserve"> REF Y_tab_1 \h </w:instrText>
      </w:r>
      <w:r w:rsidRPr="00855588">
        <w:fldChar w:fldCharType="separate"/>
      </w:r>
      <w:r w:rsidR="003842B4">
        <w:rPr>
          <w:noProof/>
        </w:rPr>
        <w:t>2</w:t>
      </w:r>
      <w:r w:rsidRPr="00855588">
        <w:fldChar w:fldCharType="end"/>
      </w:r>
      <w:r w:rsidR="004D0F3A" w:rsidRPr="00855588">
        <w:t xml:space="preserve"> pokazuje jakie urządzenia i sposób</w:t>
      </w:r>
      <w:r w:rsidR="000423E4">
        <w:t>, w jaki</w:t>
      </w:r>
      <w:r w:rsidR="004D0F3A" w:rsidRPr="00855588">
        <w:t xml:space="preserve"> mogą alokować poszczególne rodzaje pamięci.</w:t>
      </w:r>
    </w:p>
    <w:p w14:paraId="20A16297" w14:textId="77777777" w:rsidR="009507A4" w:rsidRDefault="009507A4">
      <w:pPr>
        <w:spacing w:line="276" w:lineRule="auto"/>
        <w:ind w:firstLine="0"/>
        <w:jc w:val="left"/>
        <w:rPr>
          <w:i/>
          <w:iCs/>
          <w:color w:val="000000" w:themeColor="text1"/>
        </w:rPr>
      </w:pPr>
      <w:r>
        <w:br w:type="page"/>
      </w:r>
    </w:p>
    <w:p w14:paraId="61F67DB4" w14:textId="46D626F5" w:rsidR="002F5354" w:rsidRPr="00855588" w:rsidRDefault="002F5354" w:rsidP="009507A4">
      <w:pPr>
        <w:pStyle w:val="Cytat"/>
      </w:pPr>
      <w:r w:rsidRPr="00855588">
        <w:lastRenderedPageBreak/>
        <w:t xml:space="preserve">Tabela </w:t>
      </w:r>
      <w:bookmarkStart w:id="137" w:name="Y_tab_1"/>
      <w:r w:rsidRPr="00573BB9">
        <w:fldChar w:fldCharType="begin"/>
      </w:r>
      <w:r w:rsidRPr="00855588">
        <w:instrText xml:space="preserve"> SEQ tab </w:instrText>
      </w:r>
      <w:r w:rsidRPr="00573BB9">
        <w:fldChar w:fldCharType="separate"/>
      </w:r>
      <w:r w:rsidR="003842B4">
        <w:rPr>
          <w:noProof/>
        </w:rPr>
        <w:t>2</w:t>
      </w:r>
      <w:r w:rsidRPr="00573BB9">
        <w:fldChar w:fldCharType="end"/>
      </w:r>
      <w:bookmarkEnd w:id="137"/>
      <w:r w:rsidRPr="00855588">
        <w:t>. Dostęp do pamięci oraz możliwości jej alokacji w OpenCL</w:t>
      </w:r>
      <w:r w:rsidR="0059205C" w:rsidRPr="00855588">
        <w:t xml:space="preserve"> (za [</w:t>
      </w:r>
      <w:r w:rsidR="0059205C" w:rsidRPr="002F4BF1">
        <w:fldChar w:fldCharType="begin"/>
      </w:r>
      <w:r w:rsidR="0059205C" w:rsidRPr="00855588">
        <w:instrText xml:space="preserve"> REF khronosoclspec \h </w:instrText>
      </w:r>
      <w:r w:rsidR="0059205C" w:rsidRPr="002F4BF1">
        <w:fldChar w:fldCharType="separate"/>
      </w:r>
      <w:ins w:id="138" w:author="Pawel Wal" w:date="2014-01-13T09:09:00Z">
        <w:r w:rsidR="003842B4">
          <w:rPr>
            <w:noProof/>
            <w:shd w:val="clear" w:color="auto" w:fill="FFFFFF"/>
            <w:lang w:val="en-GB"/>
          </w:rPr>
          <w:t>15</w:t>
        </w:r>
      </w:ins>
      <w:del w:id="139" w:author="Pawel Wal" w:date="2014-01-13T09:04:00Z">
        <w:r w:rsidR="002E6ADB" w:rsidRPr="002E6ADB" w:rsidDel="007E4C72">
          <w:rPr>
            <w:noProof/>
            <w:shd w:val="clear" w:color="auto" w:fill="FFFFFF"/>
          </w:rPr>
          <w:delText>15</w:delText>
        </w:r>
      </w:del>
      <w:r w:rsidR="0059205C" w:rsidRPr="002F4BF1">
        <w:fldChar w:fldCharType="end"/>
      </w:r>
      <w:r w:rsidR="0059205C" w:rsidRPr="00855588">
        <w:t>])</w:t>
      </w:r>
    </w:p>
    <w:tbl>
      <w:tblPr>
        <w:tblStyle w:val="Kolorowalistaakcent4"/>
        <w:tblW w:w="9501" w:type="dxa"/>
        <w:jc w:val="center"/>
        <w:tblLook w:val="04A0" w:firstRow="1" w:lastRow="0" w:firstColumn="1" w:lastColumn="0" w:noHBand="0" w:noVBand="1"/>
      </w:tblPr>
      <w:tblGrid>
        <w:gridCol w:w="1337"/>
        <w:gridCol w:w="2041"/>
        <w:gridCol w:w="2041"/>
        <w:gridCol w:w="2041"/>
        <w:gridCol w:w="2041"/>
      </w:tblGrid>
      <w:tr w:rsidR="00182D98" w:rsidRPr="00855588" w14:paraId="5D4FF097" w14:textId="77777777" w:rsidTr="002F4BF1">
        <w:trPr>
          <w:cnfStyle w:val="100000000000" w:firstRow="1" w:lastRow="0" w:firstColumn="0" w:lastColumn="0" w:oddVBand="0" w:evenVBand="0" w:oddHBand="0" w:evenHBand="0" w:firstRowFirstColumn="0" w:firstRowLastColumn="0" w:lastRowFirstColumn="0" w:lastRowLastColumn="0"/>
          <w:cantSplit/>
          <w:trHeight w:val="665"/>
          <w:jc w:val="center"/>
        </w:trPr>
        <w:tc>
          <w:tcPr>
            <w:cnfStyle w:val="001000000000" w:firstRow="0" w:lastRow="0" w:firstColumn="1" w:lastColumn="0" w:oddVBand="0" w:evenVBand="0" w:oddHBand="0" w:evenHBand="0" w:firstRowFirstColumn="0" w:firstRowLastColumn="0" w:lastRowFirstColumn="0" w:lastRowLastColumn="0"/>
            <w:tcW w:w="1337" w:type="dxa"/>
            <w:tcBorders>
              <w:bottom w:val="none" w:sz="0" w:space="0" w:color="auto"/>
            </w:tcBorders>
            <w:shd w:val="clear" w:color="auto" w:fill="FFFFFF" w:themeFill="background1"/>
            <w:vAlign w:val="center"/>
          </w:tcPr>
          <w:p w14:paraId="48415448" w14:textId="77777777" w:rsidR="00AD70A9" w:rsidRPr="001A366C" w:rsidRDefault="00AD70A9" w:rsidP="00AD70A9">
            <w:pPr>
              <w:spacing w:after="200"/>
              <w:ind w:firstLine="0"/>
              <w:jc w:val="center"/>
              <w:rPr>
                <w:rFonts w:asciiTheme="minorHAnsi" w:hAnsiTheme="minorHAnsi"/>
              </w:rPr>
            </w:pPr>
          </w:p>
        </w:tc>
        <w:tc>
          <w:tcPr>
            <w:tcW w:w="2041" w:type="dxa"/>
            <w:tcBorders>
              <w:bottom w:val="none" w:sz="0" w:space="0" w:color="auto"/>
            </w:tcBorders>
            <w:shd w:val="clear" w:color="auto" w:fill="D6E3BC" w:themeFill="accent3" w:themeFillTint="66"/>
            <w:vAlign w:val="center"/>
          </w:tcPr>
          <w:p w14:paraId="0D4B2B98" w14:textId="77777777" w:rsidR="00AD70A9" w:rsidRPr="002F4BF1" w:rsidRDefault="00AD70A9" w:rsidP="00182D98">
            <w:pPr>
              <w:spacing w:after="20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855588">
              <w:rPr>
                <w:rFonts w:asciiTheme="minorHAnsi" w:hAnsiTheme="minorHAnsi"/>
              </w:rPr>
              <w:t>Globalna</w:t>
            </w:r>
          </w:p>
        </w:tc>
        <w:tc>
          <w:tcPr>
            <w:tcW w:w="2041" w:type="dxa"/>
            <w:tcBorders>
              <w:bottom w:val="none" w:sz="0" w:space="0" w:color="auto"/>
            </w:tcBorders>
            <w:shd w:val="clear" w:color="auto" w:fill="D6E3BC" w:themeFill="accent3" w:themeFillTint="66"/>
            <w:vAlign w:val="center"/>
          </w:tcPr>
          <w:p w14:paraId="17D42D1B" w14:textId="77777777" w:rsidR="00AD70A9" w:rsidRPr="002F4BF1" w:rsidRDefault="00AD70A9" w:rsidP="00182D98">
            <w:pPr>
              <w:spacing w:after="20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855588">
              <w:rPr>
                <w:rFonts w:asciiTheme="minorHAnsi" w:hAnsiTheme="minorHAnsi"/>
              </w:rPr>
              <w:t>Stała</w:t>
            </w:r>
          </w:p>
        </w:tc>
        <w:tc>
          <w:tcPr>
            <w:tcW w:w="2041" w:type="dxa"/>
            <w:tcBorders>
              <w:bottom w:val="none" w:sz="0" w:space="0" w:color="auto"/>
            </w:tcBorders>
            <w:shd w:val="clear" w:color="auto" w:fill="D6E3BC" w:themeFill="accent3" w:themeFillTint="66"/>
            <w:vAlign w:val="center"/>
          </w:tcPr>
          <w:p w14:paraId="41D311D7" w14:textId="77777777" w:rsidR="00AD70A9" w:rsidRPr="002F4BF1" w:rsidRDefault="00AD70A9" w:rsidP="00182D98">
            <w:pPr>
              <w:spacing w:after="20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855588">
              <w:rPr>
                <w:rFonts w:asciiTheme="minorHAnsi" w:hAnsiTheme="minorHAnsi"/>
              </w:rPr>
              <w:t>Lokalna</w:t>
            </w:r>
          </w:p>
        </w:tc>
        <w:tc>
          <w:tcPr>
            <w:tcW w:w="2041" w:type="dxa"/>
            <w:tcBorders>
              <w:bottom w:val="none" w:sz="0" w:space="0" w:color="auto"/>
            </w:tcBorders>
            <w:shd w:val="clear" w:color="auto" w:fill="D6E3BC" w:themeFill="accent3" w:themeFillTint="66"/>
            <w:vAlign w:val="center"/>
          </w:tcPr>
          <w:p w14:paraId="59604550" w14:textId="77777777" w:rsidR="00AD70A9" w:rsidRPr="002F4BF1" w:rsidRDefault="00AD70A9" w:rsidP="00182D98">
            <w:pPr>
              <w:spacing w:after="20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855588">
              <w:rPr>
                <w:rFonts w:asciiTheme="minorHAnsi" w:hAnsiTheme="minorHAnsi"/>
              </w:rPr>
              <w:t>Prywatna</w:t>
            </w:r>
          </w:p>
        </w:tc>
      </w:tr>
      <w:tr w:rsidR="00182D98" w:rsidRPr="00855588" w14:paraId="419E8D7A" w14:textId="77777777" w:rsidTr="002F4BF1">
        <w:trPr>
          <w:cnfStyle w:val="000000100000" w:firstRow="0" w:lastRow="0" w:firstColumn="0" w:lastColumn="0" w:oddVBand="0" w:evenVBand="0" w:oddHBand="1" w:evenHBand="0" w:firstRowFirstColumn="0" w:firstRowLastColumn="0" w:lastRowFirstColumn="0" w:lastRowLastColumn="0"/>
          <w:cantSplit/>
          <w:trHeight w:val="1077"/>
          <w:jc w:val="center"/>
        </w:trPr>
        <w:tc>
          <w:tcPr>
            <w:cnfStyle w:val="001000000000" w:firstRow="0" w:lastRow="0" w:firstColumn="1" w:lastColumn="0" w:oddVBand="0" w:evenVBand="0" w:oddHBand="0" w:evenHBand="0" w:firstRowFirstColumn="0" w:firstRowLastColumn="0" w:lastRowFirstColumn="0" w:lastRowLastColumn="0"/>
            <w:tcW w:w="1337" w:type="dxa"/>
            <w:vAlign w:val="center"/>
          </w:tcPr>
          <w:p w14:paraId="5ECDCB96" w14:textId="77777777" w:rsidR="00AD70A9" w:rsidRPr="001A366C" w:rsidRDefault="00182D98" w:rsidP="00AD70A9">
            <w:pPr>
              <w:spacing w:after="200"/>
              <w:ind w:firstLine="0"/>
              <w:jc w:val="center"/>
              <w:rPr>
                <w:rFonts w:asciiTheme="minorHAnsi" w:hAnsiTheme="minorHAnsi"/>
              </w:rPr>
            </w:pPr>
            <w:r w:rsidRPr="00855588">
              <w:rPr>
                <w:rFonts w:asciiTheme="minorHAnsi" w:hAnsiTheme="minorHAnsi"/>
              </w:rPr>
              <w:t>Gospodarz</w:t>
            </w:r>
          </w:p>
        </w:tc>
        <w:tc>
          <w:tcPr>
            <w:tcW w:w="2041" w:type="dxa"/>
            <w:vAlign w:val="center"/>
          </w:tcPr>
          <w:p w14:paraId="18082791" w14:textId="77777777" w:rsidR="00182D98" w:rsidRPr="001A366C" w:rsidRDefault="00182D98" w:rsidP="00456FEE">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Dynamiczna alokacja</w:t>
            </w:r>
          </w:p>
          <w:p w14:paraId="0BE292A3" w14:textId="77777777" w:rsidR="00182D98" w:rsidRPr="001A366C" w:rsidRDefault="00182D98" w:rsidP="00AD70A9">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Odczyt i zapis</w:t>
            </w:r>
          </w:p>
        </w:tc>
        <w:tc>
          <w:tcPr>
            <w:tcW w:w="2041" w:type="dxa"/>
            <w:vAlign w:val="center"/>
          </w:tcPr>
          <w:p w14:paraId="0E202A18" w14:textId="77777777" w:rsidR="00182D98" w:rsidRPr="001A366C" w:rsidRDefault="00182D98" w:rsidP="00456FEE">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Dynamiczna alokacja</w:t>
            </w:r>
          </w:p>
          <w:p w14:paraId="02FB9B03" w14:textId="77777777" w:rsidR="00182D98" w:rsidRPr="001A366C" w:rsidRDefault="00182D98" w:rsidP="00AD70A9">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Odczyt i zapis</w:t>
            </w:r>
          </w:p>
        </w:tc>
        <w:tc>
          <w:tcPr>
            <w:tcW w:w="2041" w:type="dxa"/>
            <w:vAlign w:val="center"/>
          </w:tcPr>
          <w:p w14:paraId="09766FBA" w14:textId="77777777" w:rsidR="00182D98" w:rsidRPr="001A366C" w:rsidRDefault="00182D98" w:rsidP="00456FEE">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Dynamiczna alokacja</w:t>
            </w:r>
          </w:p>
          <w:p w14:paraId="1FA8D771" w14:textId="77777777" w:rsidR="00182D98" w:rsidRPr="001A366C" w:rsidRDefault="00182D98" w:rsidP="00AD70A9">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Brak dostępu</w:t>
            </w:r>
          </w:p>
        </w:tc>
        <w:tc>
          <w:tcPr>
            <w:tcW w:w="2041" w:type="dxa"/>
            <w:vAlign w:val="center"/>
          </w:tcPr>
          <w:p w14:paraId="2B5DBC3F" w14:textId="77777777" w:rsidR="00182D98" w:rsidRPr="001A366C" w:rsidRDefault="00182D98" w:rsidP="00456FEE">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Brak alokacji</w:t>
            </w:r>
          </w:p>
          <w:p w14:paraId="460B7BF0" w14:textId="77777777" w:rsidR="00182D98" w:rsidRPr="001A366C" w:rsidRDefault="00182D98" w:rsidP="00AD70A9">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Brak dostępu</w:t>
            </w:r>
          </w:p>
        </w:tc>
      </w:tr>
      <w:tr w:rsidR="00182D98" w:rsidRPr="00855588" w14:paraId="58D8AE36" w14:textId="77777777" w:rsidTr="002F4BF1">
        <w:trPr>
          <w:cantSplit/>
          <w:trHeight w:val="1077"/>
          <w:jc w:val="center"/>
        </w:trPr>
        <w:tc>
          <w:tcPr>
            <w:cnfStyle w:val="001000000000" w:firstRow="0" w:lastRow="0" w:firstColumn="1" w:lastColumn="0" w:oddVBand="0" w:evenVBand="0" w:oddHBand="0" w:evenHBand="0" w:firstRowFirstColumn="0" w:firstRowLastColumn="0" w:lastRowFirstColumn="0" w:lastRowLastColumn="0"/>
            <w:tcW w:w="1337" w:type="dxa"/>
            <w:vAlign w:val="center"/>
          </w:tcPr>
          <w:p w14:paraId="7AA65709" w14:textId="77777777" w:rsidR="00AD70A9" w:rsidRPr="001A366C" w:rsidRDefault="00182D98" w:rsidP="00AD70A9">
            <w:pPr>
              <w:spacing w:after="200"/>
              <w:ind w:firstLine="0"/>
              <w:jc w:val="center"/>
              <w:rPr>
                <w:rFonts w:asciiTheme="minorHAnsi" w:hAnsiTheme="minorHAnsi"/>
              </w:rPr>
            </w:pPr>
            <w:proofErr w:type="spellStart"/>
            <w:r w:rsidRPr="00855588">
              <w:rPr>
                <w:rFonts w:asciiTheme="minorHAnsi" w:hAnsiTheme="minorHAnsi"/>
              </w:rPr>
              <w:t>Kernel</w:t>
            </w:r>
            <w:proofErr w:type="spellEnd"/>
          </w:p>
        </w:tc>
        <w:tc>
          <w:tcPr>
            <w:tcW w:w="2041" w:type="dxa"/>
            <w:vAlign w:val="center"/>
          </w:tcPr>
          <w:p w14:paraId="5A65ECAE" w14:textId="77777777" w:rsidR="00182D98" w:rsidRPr="001A366C" w:rsidRDefault="00182D98" w:rsidP="00456FEE">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Brak alokacji</w:t>
            </w:r>
          </w:p>
          <w:p w14:paraId="1335A528" w14:textId="77777777" w:rsidR="00182D98" w:rsidRPr="001A366C" w:rsidRDefault="00182D98" w:rsidP="00AD70A9">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Odczyt i zapis</w:t>
            </w:r>
          </w:p>
        </w:tc>
        <w:tc>
          <w:tcPr>
            <w:tcW w:w="2041" w:type="dxa"/>
            <w:vAlign w:val="center"/>
          </w:tcPr>
          <w:p w14:paraId="0C0DB01F" w14:textId="77777777" w:rsidR="00182D98" w:rsidRPr="001A366C" w:rsidRDefault="00182D98" w:rsidP="00456FEE">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Statyczna alokacja</w:t>
            </w:r>
          </w:p>
          <w:p w14:paraId="042A5EC5" w14:textId="77777777" w:rsidR="00182D98" w:rsidRPr="001A366C" w:rsidRDefault="00182D98" w:rsidP="00AD70A9">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Odczyt</w:t>
            </w:r>
          </w:p>
        </w:tc>
        <w:tc>
          <w:tcPr>
            <w:tcW w:w="2041" w:type="dxa"/>
            <w:vAlign w:val="center"/>
          </w:tcPr>
          <w:p w14:paraId="6882664F" w14:textId="77777777" w:rsidR="00182D98" w:rsidRPr="001A366C" w:rsidRDefault="00182D98" w:rsidP="00456FEE">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Statyczna alokacja</w:t>
            </w:r>
          </w:p>
          <w:p w14:paraId="6D9BCE1F" w14:textId="77777777" w:rsidR="00182D98" w:rsidRPr="001A366C" w:rsidRDefault="00182D98" w:rsidP="00AD70A9">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Odczyt i zapis</w:t>
            </w:r>
          </w:p>
        </w:tc>
        <w:tc>
          <w:tcPr>
            <w:tcW w:w="2041" w:type="dxa"/>
            <w:vAlign w:val="center"/>
          </w:tcPr>
          <w:p w14:paraId="0D3F6AE9" w14:textId="77777777" w:rsidR="00182D98" w:rsidRPr="001A366C" w:rsidRDefault="00182D98" w:rsidP="00456FEE">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Statyczna alokacja</w:t>
            </w:r>
          </w:p>
          <w:p w14:paraId="54F512A2" w14:textId="77777777" w:rsidR="00182D98" w:rsidRPr="001A366C" w:rsidRDefault="00182D98" w:rsidP="00AD70A9">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Odczyt i zapis</w:t>
            </w:r>
          </w:p>
        </w:tc>
      </w:tr>
    </w:tbl>
    <w:p w14:paraId="6EA89296" w14:textId="687C7492" w:rsidR="00886887" w:rsidRPr="00855588" w:rsidRDefault="00886887" w:rsidP="00EA3928">
      <w:pPr>
        <w:pStyle w:val="Nagwek2"/>
      </w:pPr>
      <w:bookmarkStart w:id="140" w:name="_Ref376440906"/>
      <w:bookmarkStart w:id="141" w:name="_Toc376693432"/>
      <w:r w:rsidRPr="00855588">
        <w:t>WYKORZYSTANE URZĄDZENIA</w:t>
      </w:r>
      <w:bookmarkEnd w:id="140"/>
      <w:bookmarkEnd w:id="141"/>
    </w:p>
    <w:p w14:paraId="35152FF1" w14:textId="719E19DD" w:rsidR="00E37B68" w:rsidRDefault="00E37B68" w:rsidP="00E37B68">
      <w:pPr>
        <w:pStyle w:val="Nagwek3"/>
      </w:pPr>
      <w:bookmarkStart w:id="142" w:name="_Toc376693433"/>
      <w:r w:rsidRPr="00E37B68">
        <w:t>NVIDIA® TESLA™ M2090</w:t>
      </w:r>
      <w:bookmarkEnd w:id="142"/>
    </w:p>
    <w:p w14:paraId="5EB36FFD" w14:textId="08DCF9D6" w:rsidR="00B22C86" w:rsidRDefault="003549E9" w:rsidP="009958CB">
      <w:r>
        <w:t>Jako jedno z urządzeń do testów została wykorzystana karta obliczeniowa NVIDIA Tesla M2090</w:t>
      </w:r>
      <w:r w:rsidR="00B22C86">
        <w:t xml:space="preserve">, przedstawiona na rysunku </w:t>
      </w:r>
      <w:r w:rsidR="00B22C86">
        <w:fldChar w:fldCharType="begin"/>
      </w:r>
      <w:r w:rsidR="00B22C86">
        <w:instrText xml:space="preserve"> REF X_rys_tesla \h </w:instrText>
      </w:r>
      <w:r w:rsidR="00B22C86">
        <w:fldChar w:fldCharType="separate"/>
      </w:r>
      <w:r w:rsidR="003842B4">
        <w:rPr>
          <w:noProof/>
        </w:rPr>
        <w:t>13</w:t>
      </w:r>
      <w:r w:rsidR="00B22C86">
        <w:fldChar w:fldCharType="end"/>
      </w:r>
      <w:r>
        <w:t xml:space="preserve">. </w:t>
      </w:r>
    </w:p>
    <w:p w14:paraId="2E248A19" w14:textId="6B0BBF26" w:rsidR="00B22C86" w:rsidRDefault="00B22C86" w:rsidP="00B22C86">
      <w:pPr>
        <w:pStyle w:val="Bezodstpw"/>
        <w:jc w:val="center"/>
      </w:pPr>
      <w:r>
        <w:rPr>
          <w:noProof/>
        </w:rPr>
        <w:drawing>
          <wp:inline distT="0" distB="0" distL="0" distR="0" wp14:anchorId="60F8C288" wp14:editId="59D56836">
            <wp:extent cx="5495925" cy="2457450"/>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925" cy="2457450"/>
                    </a:xfrm>
                    <a:prstGeom prst="rect">
                      <a:avLst/>
                    </a:prstGeom>
                    <a:noFill/>
                    <a:ln>
                      <a:noFill/>
                    </a:ln>
                  </pic:spPr>
                </pic:pic>
              </a:graphicData>
            </a:graphic>
          </wp:inline>
        </w:drawing>
      </w:r>
    </w:p>
    <w:p w14:paraId="6E26FA93" w14:textId="651E5A78" w:rsidR="00B22C86" w:rsidRDefault="00B22C86" w:rsidP="00B22C86">
      <w:pPr>
        <w:pStyle w:val="Cytat"/>
        <w:jc w:val="center"/>
      </w:pPr>
      <w:r>
        <w:t xml:space="preserve">Rysunek </w:t>
      </w:r>
      <w:bookmarkStart w:id="143" w:name="X_rys_tesla"/>
      <w:r>
        <w:fldChar w:fldCharType="begin"/>
      </w:r>
      <w:r>
        <w:instrText xml:space="preserve"> SEQ eq </w:instrText>
      </w:r>
      <w:r>
        <w:fldChar w:fldCharType="separate"/>
      </w:r>
      <w:r w:rsidR="003842B4">
        <w:rPr>
          <w:noProof/>
        </w:rPr>
        <w:t>13</w:t>
      </w:r>
      <w:r>
        <w:fldChar w:fldCharType="end"/>
      </w:r>
      <w:bookmarkEnd w:id="143"/>
      <w:r>
        <w:t>. NVIDIA Tesla M2090</w:t>
      </w:r>
    </w:p>
    <w:p w14:paraId="3CB10559" w14:textId="77777777" w:rsidR="00B22C86" w:rsidRDefault="00B22C86" w:rsidP="00B22C86">
      <w:pPr>
        <w:pStyle w:val="Bezodstpw"/>
      </w:pPr>
    </w:p>
    <w:p w14:paraId="1F45E1CF" w14:textId="24DC2FDA" w:rsidR="00B22C86" w:rsidRDefault="003549E9" w:rsidP="009958CB">
      <w:r>
        <w:t>Urządzenia obliczeniowe Tesla M-</w:t>
      </w:r>
      <w:proofErr w:type="spellStart"/>
      <w:r>
        <w:t>class</w:t>
      </w:r>
      <w:proofErr w:type="spellEnd"/>
      <w:r>
        <w:t xml:space="preserve"> są jednymi z najszybszych istniejących kart obliczeniowych do obliczeń wysokiej wydajności </w:t>
      </w:r>
      <w:r w:rsidR="00B22C86">
        <w:t>[</w:t>
      </w:r>
      <w:r w:rsidR="00B22C86">
        <w:fldChar w:fldCharType="begin"/>
      </w:r>
      <w:r w:rsidR="00B22C86">
        <w:instrText xml:space="preserve"> REF nvidiamclass \h </w:instrText>
      </w:r>
      <w:r w:rsidR="00B22C86">
        <w:fldChar w:fldCharType="separate"/>
      </w:r>
      <w:ins w:id="144" w:author="Pawel Wal" w:date="2014-01-13T09:09:00Z">
        <w:r w:rsidR="003842B4">
          <w:rPr>
            <w:noProof/>
            <w:lang w:val="en-US"/>
          </w:rPr>
          <w:t>14</w:t>
        </w:r>
      </w:ins>
      <w:del w:id="145" w:author="Pawel Wal" w:date="2014-01-13T09:04:00Z">
        <w:r w:rsidR="002E6ADB" w:rsidRPr="002E6ADB" w:rsidDel="007E4C72">
          <w:rPr>
            <w:noProof/>
          </w:rPr>
          <w:delText>14</w:delText>
        </w:r>
      </w:del>
      <w:r w:rsidR="00B22C86">
        <w:fldChar w:fldCharType="end"/>
      </w:r>
      <w:r w:rsidR="00B22C86">
        <w:t>], zaś Tesla M2090 to najszybsza z kart w serii 20. Karty te oparto na architekturze CUDA noszącej nazwę kodową „Fermi”.</w:t>
      </w:r>
    </w:p>
    <w:p w14:paraId="3A33EDCE" w14:textId="410772A6" w:rsidR="00B22C86" w:rsidRDefault="00B22C86" w:rsidP="009958CB">
      <w:r>
        <w:t>Wewnątrz znajduje się aż 512 rdzeni CUDA (z punktu widzenia OpenCL są to elementy przetwarzające) zebranych w 16 jednostek obliczeniowych.</w:t>
      </w:r>
      <w:r w:rsidR="002F58CE">
        <w:t xml:space="preserve"> Każdy z rdzeni jest taktowany zegarem o częstotliwości 1300 MHz.</w:t>
      </w:r>
      <w:r w:rsidR="001571BB">
        <w:t xml:space="preserve"> Maksymalna wydajność karty podczas obliczeń </w:t>
      </w:r>
      <w:r w:rsidR="001571BB">
        <w:lastRenderedPageBreak/>
        <w:t xml:space="preserve">podwójnej precyzji wynosi 665 </w:t>
      </w:r>
      <w:proofErr w:type="spellStart"/>
      <w:r w:rsidR="001571BB">
        <w:t>GFLOPsów</w:t>
      </w:r>
      <w:proofErr w:type="spellEnd"/>
      <w:r w:rsidR="001571BB">
        <w:t xml:space="preserve"> (tysięcy operacji zmiennoprzecinkowych na sekundę), zaś podczas obliczeń w pojedynczej precyzji 1331 </w:t>
      </w:r>
      <w:proofErr w:type="spellStart"/>
      <w:r w:rsidR="001571BB">
        <w:t>GFLOPsów</w:t>
      </w:r>
      <w:proofErr w:type="spellEnd"/>
      <w:r w:rsidR="001571BB">
        <w:t>.</w:t>
      </w:r>
    </w:p>
    <w:p w14:paraId="392CE42A" w14:textId="244208B7" w:rsidR="002F58CE" w:rsidRDefault="002F58CE" w:rsidP="009958CB">
      <w:r>
        <w:t>Akceleratorowi Tesla M2090 nie brakuje również pamięci. Został wyposażony w 6GB pamięci RAM typu GDDR5, taktowanej z efektywną prędkością 3700 MHz. Co więcej jest to jedyny akcelerator NVIDIA który zawiera dwa silniki DMA, pozwalając na równoczesną komunikację przez złącze PCI-Express w obu kierunkach [</w:t>
      </w:r>
      <w:r>
        <w:fldChar w:fldCharType="begin"/>
      </w:r>
      <w:r>
        <w:instrText xml:space="preserve"> REF nvidiam2090 \h </w:instrText>
      </w:r>
      <w:r>
        <w:fldChar w:fldCharType="separate"/>
      </w:r>
      <w:ins w:id="146" w:author="Pawel Wal" w:date="2014-01-13T09:09:00Z">
        <w:r w:rsidR="003842B4">
          <w:rPr>
            <w:noProof/>
            <w:lang w:val="en-US"/>
          </w:rPr>
          <w:t>13</w:t>
        </w:r>
      </w:ins>
      <w:del w:id="147" w:author="Pawel Wal" w:date="2014-01-13T09:04:00Z">
        <w:r w:rsidR="002E6ADB" w:rsidRPr="002E6ADB" w:rsidDel="007E4C72">
          <w:rPr>
            <w:noProof/>
          </w:rPr>
          <w:delText>13</w:delText>
        </w:r>
      </w:del>
      <w:r>
        <w:fldChar w:fldCharType="end"/>
      </w:r>
      <w:r>
        <w:t>]. Efektywnie pozwala to na równoczesne pobieranie i wysyłanie danych przez gospodarza.</w:t>
      </w:r>
    </w:p>
    <w:p w14:paraId="55C62D82" w14:textId="5D23BA59" w:rsidR="001571BB" w:rsidRDefault="001571BB" w:rsidP="009958CB">
      <w:r>
        <w:t>Ze względu na zastosowanie w karcie Tesla M2090 512 rdzeni obliczeniowych, przewidywane jest uzyskanie najlepszych wyników przy wybraniu globalnej ilości wątków równej wielokrotności tej liczby. Należy tu jednak zauważyć iż urządzenie</w:t>
      </w:r>
      <w:r w:rsidR="00BF4A70">
        <w:t xml:space="preserve"> powinno</w:t>
      </w:r>
      <w:r>
        <w:t xml:space="preserve"> pozwala</w:t>
      </w:r>
      <w:r w:rsidR="00BF4A70">
        <w:t>ć</w:t>
      </w:r>
      <w:r>
        <w:t xml:space="preserve"> na zadania o rozmiarze globalnym </w:t>
      </w:r>
      <w:r w:rsidR="001B5E38">
        <w:t>wynoszącym najwyżej 8192.</w:t>
      </w:r>
      <w:r w:rsidR="0011646E">
        <w:t xml:space="preserve"> Zezwala </w:t>
      </w:r>
      <w:r w:rsidR="002E6ADB">
        <w:t>n</w:t>
      </w:r>
      <w:r w:rsidR="0011646E">
        <w:t xml:space="preserve">a maksymalny rozmiar grupy roboczej </w:t>
      </w:r>
      <w:r w:rsidR="002E6ADB">
        <w:t>równy 1024 wątkom. Wspiera ona standard OpenCL 1.1.</w:t>
      </w:r>
    </w:p>
    <w:p w14:paraId="36758A88" w14:textId="0AF514F9" w:rsidR="00886887" w:rsidRDefault="00C24216" w:rsidP="00C24216">
      <w:pPr>
        <w:pStyle w:val="Nagwek3"/>
      </w:pPr>
      <w:bookmarkStart w:id="148" w:name="_Toc376693434"/>
      <w:r>
        <w:t xml:space="preserve">INTEL® XEON® </w:t>
      </w:r>
      <w:r w:rsidRPr="00C24216">
        <w:t>X5650</w:t>
      </w:r>
      <w:bookmarkEnd w:id="148"/>
      <w:r w:rsidRPr="00C24216">
        <w:t xml:space="preserve"> </w:t>
      </w:r>
      <w:r w:rsidRPr="00855588">
        <w:t xml:space="preserve"> </w:t>
      </w:r>
    </w:p>
    <w:p w14:paraId="4DD85BD9" w14:textId="54BD24F3" w:rsidR="00835AE1" w:rsidRDefault="00C24216" w:rsidP="00835AE1">
      <w:r>
        <w:t xml:space="preserve">Do testów został wykorzystany również procesor CPU </w:t>
      </w:r>
      <w:r w:rsidRPr="00C24216">
        <w:t xml:space="preserve">Intel® Xeon® </w:t>
      </w:r>
      <w:r>
        <w:t xml:space="preserve">model </w:t>
      </w:r>
      <w:r w:rsidRPr="00C24216">
        <w:t>X5650</w:t>
      </w:r>
      <w:r>
        <w:t xml:space="preserve">. </w:t>
      </w:r>
      <w:r w:rsidR="00835AE1">
        <w:t xml:space="preserve">Posiada sześć rdzeni, które mogą na raz przetwarzać dwanaście wątków. Pracuje w zakresie prędkości 2,67 </w:t>
      </w:r>
      <w:proofErr w:type="spellStart"/>
      <w:r w:rsidR="00835AE1">
        <w:t>GHz</w:t>
      </w:r>
      <w:proofErr w:type="spellEnd"/>
      <w:r w:rsidR="00835AE1">
        <w:t xml:space="preserve"> – 3,06 </w:t>
      </w:r>
      <w:proofErr w:type="spellStart"/>
      <w:r w:rsidR="00835AE1">
        <w:t>GHz</w:t>
      </w:r>
      <w:proofErr w:type="spellEnd"/>
      <w:r w:rsidR="00835AE1">
        <w:t xml:space="preserve">. </w:t>
      </w:r>
    </w:p>
    <w:p w14:paraId="58C416F5" w14:textId="63CBB204" w:rsidR="00F54EB9" w:rsidRDefault="00F54EB9" w:rsidP="00C24216">
      <w:r>
        <w:t xml:space="preserve">Jest to urządzenie zrealizowane w architekturze </w:t>
      </w:r>
      <w:proofErr w:type="spellStart"/>
      <w:r>
        <w:t>Nehalem</w:t>
      </w:r>
      <w:proofErr w:type="spellEnd"/>
      <w:r>
        <w:t xml:space="preserve">. </w:t>
      </w:r>
      <w:r w:rsidR="00835AE1">
        <w:t xml:space="preserve">Jak zostało uwidocznione na rysunku </w:t>
      </w:r>
      <w:r w:rsidR="00835AE1">
        <w:fldChar w:fldCharType="begin"/>
      </w:r>
      <w:r w:rsidR="00835AE1">
        <w:instrText xml:space="preserve"> REF X_rys_nehalem \h </w:instrText>
      </w:r>
      <w:r w:rsidR="00835AE1">
        <w:fldChar w:fldCharType="separate"/>
      </w:r>
      <w:r w:rsidR="003842B4">
        <w:rPr>
          <w:noProof/>
        </w:rPr>
        <w:t>14</w:t>
      </w:r>
      <w:r w:rsidR="00835AE1">
        <w:fldChar w:fldCharType="end"/>
      </w:r>
      <w:r w:rsidR="00835AE1">
        <w:t xml:space="preserve"> zawiera niedużo pamięci poziomu L1 i L2, czyli tych o najszybszym dostępie. </w:t>
      </w:r>
    </w:p>
    <w:p w14:paraId="3BA3BE43" w14:textId="140AFE79" w:rsidR="00835AE1" w:rsidRDefault="00835AE1" w:rsidP="00835AE1">
      <w:pPr>
        <w:jc w:val="center"/>
      </w:pPr>
      <w:r>
        <w:rPr>
          <w:noProof/>
          <w:lang w:eastAsia="pl-PL"/>
        </w:rPr>
        <w:lastRenderedPageBreak/>
        <w:drawing>
          <wp:inline distT="0" distB="0" distL="0" distR="0" wp14:anchorId="0B9F379D" wp14:editId="6998553D">
            <wp:extent cx="3124200" cy="382905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4200" cy="3829050"/>
                    </a:xfrm>
                    <a:prstGeom prst="rect">
                      <a:avLst/>
                    </a:prstGeom>
                    <a:noFill/>
                    <a:ln>
                      <a:noFill/>
                    </a:ln>
                  </pic:spPr>
                </pic:pic>
              </a:graphicData>
            </a:graphic>
          </wp:inline>
        </w:drawing>
      </w:r>
    </w:p>
    <w:p w14:paraId="773F581D" w14:textId="0601E732" w:rsidR="00835AE1" w:rsidRDefault="00835AE1" w:rsidP="00835AE1">
      <w:pPr>
        <w:pStyle w:val="Cytat"/>
        <w:jc w:val="center"/>
      </w:pPr>
      <w:r>
        <w:t xml:space="preserve">Rysunek </w:t>
      </w:r>
      <w:bookmarkStart w:id="149" w:name="X_rys_nehalem"/>
      <w:r>
        <w:fldChar w:fldCharType="begin"/>
      </w:r>
      <w:r>
        <w:instrText xml:space="preserve"> SEQ eq </w:instrText>
      </w:r>
      <w:r>
        <w:fldChar w:fldCharType="separate"/>
      </w:r>
      <w:r w:rsidR="003842B4">
        <w:rPr>
          <w:noProof/>
        </w:rPr>
        <w:t>14</w:t>
      </w:r>
      <w:r>
        <w:fldChar w:fldCharType="end"/>
      </w:r>
      <w:bookmarkEnd w:id="149"/>
      <w:r>
        <w:t xml:space="preserve">. Architektura </w:t>
      </w:r>
      <w:proofErr w:type="spellStart"/>
      <w:r>
        <w:t>Nehalem</w:t>
      </w:r>
      <w:proofErr w:type="spellEnd"/>
      <w:r w:rsidR="00326835">
        <w:rPr>
          <w:rStyle w:val="Odwoanieprzypisudolnego"/>
        </w:rPr>
        <w:footnoteReference w:id="4"/>
      </w:r>
    </w:p>
    <w:p w14:paraId="676A0B52" w14:textId="3EB0C22C" w:rsidR="00835AE1" w:rsidRDefault="00835AE1" w:rsidP="00C24216">
      <w:r>
        <w:t xml:space="preserve">Jest to pewien mankament w porównaniu do na przykład procesorów z serii </w:t>
      </w:r>
      <w:proofErr w:type="spellStart"/>
      <w:r>
        <w:t>Core</w:t>
      </w:r>
      <w:proofErr w:type="spellEnd"/>
      <w:r>
        <w:t xml:space="preserve"> 2, które zawierają 6MB pamięci poziomu L2 na wszystkie rdzenie, zaś </w:t>
      </w:r>
      <w:proofErr w:type="spellStart"/>
      <w:r>
        <w:t>Nehalem</w:t>
      </w:r>
      <w:proofErr w:type="spellEnd"/>
      <w:r>
        <w:t xml:space="preserve"> zawiera 256KB na rdzeń czyli 1,5MB na wszystkie rdzenie. W architekturze </w:t>
      </w:r>
      <w:proofErr w:type="spellStart"/>
      <w:r>
        <w:t>Nehalem</w:t>
      </w:r>
      <w:proofErr w:type="spellEnd"/>
      <w:r>
        <w:t xml:space="preserve"> rdzenie nie muszą się dzielić ze sobą pamięcią, czyli odpada problem wzajemnego blokowania sobie dostępów do niej. Dostępy do pamięci L2 powinny być dość szybkie, co jest istotne z punktu widzenia proponowanego rozwiązania</w:t>
      </w:r>
      <w:r w:rsidR="002E6ADB">
        <w:t xml:space="preserve"> które silnie wykorzystuje pamięć lokalną</w:t>
      </w:r>
      <w:r>
        <w:t>.</w:t>
      </w:r>
    </w:p>
    <w:p w14:paraId="1E15E3A9" w14:textId="22A88440" w:rsidR="002E6ADB" w:rsidRDefault="002E6ADB" w:rsidP="00C24216">
      <w:r>
        <w:t>Urządzenie to dostarcza 24 jednostki przetwarzania równoległego. Dzięki temu możliwe jest uruchamianie na nim zadań przy maksymalnym rozmiarze grupy roboczej równym 8192 wątki. Procesor</w:t>
      </w:r>
      <w:r w:rsidR="00345567">
        <w:t xml:space="preserve"> wraz z odpowiednim SDK od Intela</w:t>
      </w:r>
      <w:r>
        <w:t xml:space="preserve"> wspiera standard OpenCL w najnowszej wersji 1.2.</w:t>
      </w:r>
    </w:p>
    <w:p w14:paraId="64890662" w14:textId="499F8DDA" w:rsidR="00A92ABF" w:rsidRPr="000423E4" w:rsidRDefault="00911A05" w:rsidP="00A92ABF">
      <w:pPr>
        <w:pStyle w:val="Nagwek1"/>
      </w:pPr>
      <w:bookmarkStart w:id="150" w:name="_Toc376693435"/>
      <w:r w:rsidRPr="000423E4">
        <w:lastRenderedPageBreak/>
        <w:t>IMPLEMENTACJA SOLWERA</w:t>
      </w:r>
      <w:bookmarkEnd w:id="150"/>
    </w:p>
    <w:p w14:paraId="77C6D1F6" w14:textId="77777777" w:rsidR="00074D4A" w:rsidRPr="006C6F6F" w:rsidRDefault="00074D4A" w:rsidP="00074D4A">
      <w:pPr>
        <w:pStyle w:val="Nagwek2"/>
      </w:pPr>
      <w:bookmarkStart w:id="151" w:name="_Toc376693436"/>
      <w:r w:rsidRPr="006C6F6F">
        <w:t>ZAŁOŻENIA OGÓLNE</w:t>
      </w:r>
      <w:bookmarkEnd w:id="151"/>
    </w:p>
    <w:p w14:paraId="2171CDF2" w14:textId="77777777" w:rsidR="00074D4A" w:rsidRPr="00855588" w:rsidRDefault="00074D4A" w:rsidP="00074D4A">
      <w:pPr>
        <w:pStyle w:val="Nagwek3"/>
      </w:pPr>
      <w:bookmarkStart w:id="152" w:name="_Toc376693437"/>
      <w:r w:rsidRPr="00855588">
        <w:t>PARADYGMAT „CZARNEJ SKRZYNKI”</w:t>
      </w:r>
      <w:bookmarkEnd w:id="152"/>
    </w:p>
    <w:p w14:paraId="7A090095" w14:textId="55149349" w:rsidR="00074D4A" w:rsidRPr="00855588" w:rsidRDefault="00074D4A" w:rsidP="002A5544">
      <w:r w:rsidRPr="00855588">
        <w:t xml:space="preserve">Jednym z głównych założeń przyświecających projektowaniu proponowanego rozwiązania jest paradygmat </w:t>
      </w:r>
      <w:proofErr w:type="spellStart"/>
      <w:r w:rsidRPr="00855588">
        <w:t>solwera</w:t>
      </w:r>
      <w:proofErr w:type="spellEnd"/>
      <w:r w:rsidRPr="00855588">
        <w:t xml:space="preserve"> jako „czarnej skrzynki”. </w:t>
      </w:r>
      <w:r w:rsidRPr="002A5544">
        <w:t xml:space="preserve">Jak wspomniano w rozdziale </w:t>
      </w:r>
      <w:r w:rsidRPr="00855588">
        <w:fldChar w:fldCharType="begin"/>
      </w:r>
      <w:r w:rsidRPr="00855588">
        <w:instrText xml:space="preserve"> REF _Ref375656778 \r \h </w:instrText>
      </w:r>
      <w:r w:rsidRPr="00855588">
        <w:fldChar w:fldCharType="separate"/>
      </w:r>
      <w:r w:rsidR="003842B4">
        <w:t>2.3.1</w:t>
      </w:r>
      <w:r w:rsidRPr="00855588">
        <w:fldChar w:fldCharType="end"/>
      </w:r>
      <w:r w:rsidRPr="00855588">
        <w:t xml:space="preserve">, niektóre </w:t>
      </w:r>
      <w:proofErr w:type="spellStart"/>
      <w:r w:rsidRPr="00855588">
        <w:t>solwery</w:t>
      </w:r>
      <w:proofErr w:type="spellEnd"/>
      <w:r w:rsidRPr="00855588">
        <w:t xml:space="preserve"> są bardzo mocno zintegrowane z oprogramowaniem rozwiązującym konkretny problem. Dzięki temu można spowodować, iż oprogramowanie</w:t>
      </w:r>
      <w:r w:rsidR="002A5544">
        <w:t>,</w:t>
      </w:r>
      <w:r w:rsidRPr="00855588">
        <w:t xml:space="preserve"> na przykład realizujące metodę elementu skończonego</w:t>
      </w:r>
      <w:r w:rsidR="002A5544">
        <w:t>,</w:t>
      </w:r>
      <w:r w:rsidRPr="00855588">
        <w:t xml:space="preserve"> wygeneruje macierz o lepszych parametrach z punktu widzenia przyjętej metody rozwiązania niż gdyby pominąć tą integrację. Dzieje się tak jednak kosztem ogólności rozwiązania i łatwości jego implementacji.</w:t>
      </w:r>
    </w:p>
    <w:p w14:paraId="46685993" w14:textId="5C0BA75E" w:rsidR="00074D4A" w:rsidRPr="00D93B98" w:rsidRDefault="00074D4A" w:rsidP="00074D4A">
      <w:r w:rsidRPr="00855588">
        <w:t xml:space="preserve">Proponowany </w:t>
      </w:r>
      <w:proofErr w:type="spellStart"/>
      <w:r w:rsidRPr="00855588">
        <w:t>solwer</w:t>
      </w:r>
      <w:proofErr w:type="spellEnd"/>
      <w:r w:rsidRPr="00855588">
        <w:t xml:space="preserve"> nie wymaga integracji z oprogramowaniem obliczeniowym na tym poziomie.</w:t>
      </w:r>
      <w:r w:rsidR="00886887" w:rsidRPr="00855588">
        <w:t xml:space="preserve"> Dzięki temu jego włączenie w istniejące rozwiązanie wymaga minimalnego wysiłku ze strony użytkownika. Co więcej, </w:t>
      </w:r>
      <w:proofErr w:type="spellStart"/>
      <w:r w:rsidR="00886887" w:rsidRPr="00855588">
        <w:t>solwer</w:t>
      </w:r>
      <w:proofErr w:type="spellEnd"/>
      <w:r w:rsidR="00886887" w:rsidRPr="00855588">
        <w:t xml:space="preserve"> nie jest właściwie uzależniony od rodzaju problemu przedstawionego w formie układu równań liniowych w postaci macierzowej. </w:t>
      </w:r>
      <w:r w:rsidR="002F4BF1">
        <w:t>Przyjęto założenie, że</w:t>
      </w:r>
      <w:r w:rsidR="00886887" w:rsidRPr="00855588">
        <w:t xml:space="preserve"> rozwiązywane przy jego pomocy będą głównie układy równań </w:t>
      </w:r>
      <w:r w:rsidR="002F4BF1">
        <w:t>wygenerowane przez metodę elementów skończonych. D</w:t>
      </w:r>
      <w:r w:rsidR="00886887" w:rsidRPr="00855588">
        <w:t>zięki zastosow</w:t>
      </w:r>
      <w:r w:rsidR="00886887" w:rsidRPr="00862065">
        <w:t xml:space="preserve">aniu paradygmatu czarnej skrzynki nie </w:t>
      </w:r>
      <w:r w:rsidR="002F4BF1">
        <w:t xml:space="preserve">wykorzystuje on jednak </w:t>
      </w:r>
      <w:r w:rsidR="00886887" w:rsidRPr="00862065">
        <w:t>żadnej wiedzy o naturze problemu</w:t>
      </w:r>
      <w:r w:rsidR="002F4BF1">
        <w:t xml:space="preserve">. Jedynym wymaganiem jest podanie na wejściu </w:t>
      </w:r>
      <w:r w:rsidR="00886887" w:rsidRPr="00862065">
        <w:t>oznaczony układ równań liniowych</w:t>
      </w:r>
    </w:p>
    <w:p w14:paraId="2C414993" w14:textId="77777777" w:rsidR="00886887" w:rsidRPr="00D93B98" w:rsidRDefault="00886887" w:rsidP="00886887">
      <w:pPr>
        <w:pStyle w:val="Nagwek3"/>
      </w:pPr>
      <w:bookmarkStart w:id="153" w:name="_Toc376693438"/>
      <w:r w:rsidRPr="00D93B98">
        <w:t>BIBLIOTEKA NAGŁÓWKOWA</w:t>
      </w:r>
      <w:bookmarkEnd w:id="153"/>
    </w:p>
    <w:p w14:paraId="5FB058D4" w14:textId="77777777" w:rsidR="00886887" w:rsidRPr="00CC51EC" w:rsidRDefault="00886887" w:rsidP="00886887">
      <w:r w:rsidRPr="00D93B98">
        <w:t xml:space="preserve">Drugim istotnym założeniem było stworzenie </w:t>
      </w:r>
      <w:proofErr w:type="spellStart"/>
      <w:r w:rsidRPr="00D93B98">
        <w:t>solwera</w:t>
      </w:r>
      <w:proofErr w:type="spellEnd"/>
      <w:r w:rsidRPr="00D93B98">
        <w:t xml:space="preserve"> w postaci biblioteki nagłówkowej. Dzięki temu jego dołączenie do istniejącego rozwiązania staje się jeszcze prostsze dla użytkownika końcowego, gdyż nie musi on najpierw kompilować kodu źródłowego </w:t>
      </w:r>
      <w:proofErr w:type="spellStart"/>
      <w:r w:rsidRPr="00D93B98">
        <w:t>solwera</w:t>
      </w:r>
      <w:proofErr w:type="spellEnd"/>
      <w:r w:rsidRPr="00D93B98">
        <w:t xml:space="preserve"> do postaci biblioteki, a następnie dołączać nagłówków do </w:t>
      </w:r>
      <w:r w:rsidRPr="00CC51EC">
        <w:t xml:space="preserve">swojego oprogramowania i </w:t>
      </w:r>
      <w:proofErr w:type="spellStart"/>
      <w:r w:rsidRPr="00CC51EC">
        <w:t>linkować</w:t>
      </w:r>
      <w:proofErr w:type="spellEnd"/>
      <w:r w:rsidRPr="00CC51EC">
        <w:t xml:space="preserve"> go ze skompilowaną biblioteką. Wystarczającym jest dołączenie nagłówka i linkowanie programu z odpowiednią dla wykorzystywanego sprzętu implementacją biblioteki OpenCL.</w:t>
      </w:r>
    </w:p>
    <w:p w14:paraId="0B4CA159" w14:textId="77777777" w:rsidR="00886887" w:rsidRPr="00CC51EC" w:rsidRDefault="00886887" w:rsidP="00886887">
      <w:pPr>
        <w:pStyle w:val="Nagwek3"/>
      </w:pPr>
      <w:bookmarkStart w:id="154" w:name="_Toc376693439"/>
      <w:r w:rsidRPr="00CC51EC">
        <w:t>POWIĄZANIE Z KARTAMI GRAFICZNYMI</w:t>
      </w:r>
      <w:bookmarkEnd w:id="154"/>
    </w:p>
    <w:p w14:paraId="15D68F21" w14:textId="42FBF823" w:rsidR="00886887" w:rsidRPr="00CC51EC" w:rsidRDefault="00886887" w:rsidP="00886887">
      <w:r w:rsidRPr="00CC51EC">
        <w:t>Jako że OpenCL pozwala na uruchamianie kodu masowo równoległego na całej gamie platform, podczas tworzenia oprogramowania konieczne było skupienie się przynajmniej na jednej kategorii urządzeń obliczeniowych. Jako docelowa platforma dla optymalizacji rozwiązania zostały wybrane karty graficzne</w:t>
      </w:r>
      <w:r w:rsidR="002A5544">
        <w:t>,</w:t>
      </w:r>
      <w:r w:rsidRPr="00CC51EC">
        <w:t xml:space="preserve"> przy pomocy których można realizować </w:t>
      </w:r>
      <w:r w:rsidR="002A5544">
        <w:lastRenderedPageBreak/>
        <w:t>akcelerację obliczeń</w:t>
      </w:r>
      <w:r w:rsidRPr="00CC51EC">
        <w:t>. Podczas tworzenia opisanego w niniejszej pracy rozwiązania najłatwiej dostępnym urządzeniem do testów było kilka różnych kart graficznych firmy NVIDIA, które szerzej zostały opisane w ro</w:t>
      </w:r>
      <w:r w:rsidR="002F4BF1">
        <w:t>z</w:t>
      </w:r>
      <w:r w:rsidRPr="00CC51EC">
        <w:t>dziale</w:t>
      </w:r>
      <w:r w:rsidR="0036078A">
        <w:t xml:space="preserve"> </w:t>
      </w:r>
      <w:r w:rsidR="0036078A">
        <w:fldChar w:fldCharType="begin"/>
      </w:r>
      <w:r w:rsidR="0036078A">
        <w:instrText xml:space="preserve"> REF _Ref376440906 \r \h </w:instrText>
      </w:r>
      <w:r w:rsidR="0036078A">
        <w:fldChar w:fldCharType="separate"/>
      </w:r>
      <w:r w:rsidR="003842B4">
        <w:t>2.5</w:t>
      </w:r>
      <w:r w:rsidR="0036078A">
        <w:fldChar w:fldCharType="end"/>
      </w:r>
      <w:r w:rsidRPr="00CC51EC">
        <w:t>.</w:t>
      </w:r>
    </w:p>
    <w:p w14:paraId="633D9684" w14:textId="77777777" w:rsidR="00911A05" w:rsidRPr="00D24F56" w:rsidRDefault="00D931E9" w:rsidP="00D931E9">
      <w:pPr>
        <w:pStyle w:val="Nagwek2"/>
      </w:pPr>
      <w:bookmarkStart w:id="155" w:name="_Ref375649997"/>
      <w:bookmarkStart w:id="156" w:name="_Ref376440307"/>
      <w:bookmarkStart w:id="157" w:name="_Ref376440311"/>
      <w:bookmarkStart w:id="158" w:name="_Toc376693440"/>
      <w:r w:rsidRPr="00D24F56">
        <w:t>RÓWNOLEGŁA METODA GAUSSA</w:t>
      </w:r>
      <w:bookmarkEnd w:id="155"/>
      <w:bookmarkEnd w:id="156"/>
      <w:bookmarkEnd w:id="157"/>
      <w:bookmarkEnd w:id="158"/>
    </w:p>
    <w:p w14:paraId="4CC42244" w14:textId="77777777" w:rsidR="00911A05" w:rsidRPr="00855588" w:rsidRDefault="00383193" w:rsidP="00911A05">
      <w:r w:rsidRPr="00D24F56">
        <w:t xml:space="preserve">W obliczu wysnutych w rozdziale </w:t>
      </w:r>
      <w:r w:rsidRPr="00855588">
        <w:fldChar w:fldCharType="begin"/>
      </w:r>
      <w:r w:rsidRPr="00855588">
        <w:instrText xml:space="preserve"> REF _Ref375584941 \r \h </w:instrText>
      </w:r>
      <w:r w:rsidRPr="00855588">
        <w:fldChar w:fldCharType="separate"/>
      </w:r>
      <w:r w:rsidR="003842B4">
        <w:t>2.2</w:t>
      </w:r>
      <w:r w:rsidRPr="00855588">
        <w:fldChar w:fldCharType="end"/>
      </w:r>
      <w:r w:rsidR="00D931E9" w:rsidRPr="00855588">
        <w:t xml:space="preserve"> </w:t>
      </w:r>
      <w:r w:rsidR="00911A05" w:rsidRPr="00855588">
        <w:t>wniosków można pokusić się o analizę potencjalnych możliwości zrównoleglenia metody eliminacji Gaussa.</w:t>
      </w:r>
    </w:p>
    <w:p w14:paraId="1B635C27" w14:textId="77777777" w:rsidR="00D931E9" w:rsidRPr="00855588" w:rsidRDefault="00D931E9" w:rsidP="00D931E9">
      <w:pPr>
        <w:pStyle w:val="Nagwek3"/>
      </w:pPr>
      <w:bookmarkStart w:id="159" w:name="_Toc376693441"/>
      <w:r w:rsidRPr="00855588">
        <w:t>ELIMINACJA W PRZÓD</w:t>
      </w:r>
      <w:bookmarkEnd w:id="159"/>
    </w:p>
    <w:p w14:paraId="33FFC942" w14:textId="11633209" w:rsidR="00D931E9" w:rsidRPr="00862065" w:rsidRDefault="00911A05" w:rsidP="002A5544">
      <w:r w:rsidRPr="00855588">
        <w:t xml:space="preserve">Kluczowe wnioski jeśli chodzi o zrównoleglenie fazy eliminacji w przód zostały wyciągnięte w rozdziale </w:t>
      </w:r>
      <w:r w:rsidRPr="00855588">
        <w:fldChar w:fldCharType="begin"/>
      </w:r>
      <w:r w:rsidRPr="00855588">
        <w:instrText xml:space="preserve"> REF _Ref375500231 \r \h </w:instrText>
      </w:r>
      <w:r w:rsidRPr="00855588">
        <w:fldChar w:fldCharType="separate"/>
      </w:r>
      <w:r w:rsidR="003842B4">
        <w:t>2.2.1</w:t>
      </w:r>
      <w:r w:rsidRPr="00855588">
        <w:fldChar w:fldCharType="end"/>
      </w:r>
      <w:r w:rsidRPr="00855588">
        <w:t xml:space="preserve">. Cała macierz musi zostać sprowadzona do postaci macierzy schodkowej, co oznacza iż dla każdego wiersza konieczne jest wykonanie pewnej ilości eliminacji wyrazów. </w:t>
      </w:r>
      <w:r w:rsidR="00D931E9" w:rsidRPr="00855588">
        <w:t>Aby</w:t>
      </w:r>
      <w:r w:rsidRPr="00855588">
        <w:t xml:space="preserve"> eliminacja pierwszego niezerowego wyrazu w danym wierszu była efektywna i nie spowodowała niepożądanych efektów, eliminację należy przeprowadzić przy pomocy wiersza o identycznej charakterystyce, tj. tym samym pierwszym niezerowym wyrazie. Co więcej, eliminacje takie muszą trwać, dopóki dla żadnego wiersza w macierzy nie będzie takiego innego wiersza, który miałby ten sam pierwszy niezerowy wyraz (zgodnie z faktem iż w macierzy schodkowej pierwszy niezerowy wyraz w wierszu jest unikalną charakterystyką każdego wiersza).</w:t>
      </w:r>
      <w:r w:rsidR="00D931E9" w:rsidRPr="00862065">
        <w:t xml:space="preserve"> </w:t>
      </w:r>
    </w:p>
    <w:p w14:paraId="76D8B39A" w14:textId="34AC87F1" w:rsidR="00911A05" w:rsidRPr="00D93B98" w:rsidRDefault="00D931E9" w:rsidP="00911A05">
      <w:r w:rsidRPr="00862065">
        <w:t>Można zatem wyznaczyć pewną operację</w:t>
      </w:r>
      <w:r w:rsidR="002A5544">
        <w:t>,</w:t>
      </w:r>
      <w:r w:rsidRPr="00862065">
        <w:t xml:space="preserve"> która musi zostać wykonana na wszystkich elementach pewnego zbioru danych</w:t>
      </w:r>
      <w:r w:rsidR="002A5544">
        <w:t>,</w:t>
      </w:r>
      <w:r w:rsidRPr="00862065">
        <w:t xml:space="preserve"> czyli operacja eliminacji w przód może zostać zrównoleglona w zgodzie z paradygmatem paralelizmu względem danych. </w:t>
      </w:r>
    </w:p>
    <w:p w14:paraId="726F17D9" w14:textId="77777777" w:rsidR="00D931E9" w:rsidRPr="00CC51EC" w:rsidRDefault="00D931E9" w:rsidP="00D931E9">
      <w:pPr>
        <w:pStyle w:val="Nagwek3"/>
      </w:pPr>
      <w:bookmarkStart w:id="160" w:name="_Toc376693442"/>
      <w:r w:rsidRPr="00D93B98">
        <w:t>ZAPEWN</w:t>
      </w:r>
      <w:r w:rsidRPr="00CC51EC">
        <w:t>IENIE FORMY SCHODKOWEJ MACIERZY PO WYKONANIU ELIMINACJI</w:t>
      </w:r>
      <w:bookmarkEnd w:id="160"/>
    </w:p>
    <w:p w14:paraId="2AF2D83E" w14:textId="61E2E57E" w:rsidR="00D931E9" w:rsidRPr="00CC51EC" w:rsidRDefault="00D931E9" w:rsidP="00911A05">
      <w:r w:rsidRPr="00CC51EC">
        <w:t>Powstaje wszakże inny problem – ponieważ OpenCL nie gwarantuje</w:t>
      </w:r>
      <w:r w:rsidR="00D4460A" w:rsidRPr="00CC51EC">
        <w:t xml:space="preserve"> ani</w:t>
      </w:r>
      <w:r w:rsidRPr="00CC51EC">
        <w:t xml:space="preserve"> kolejności wykonania poszczególnych grup roboczych,</w:t>
      </w:r>
      <w:r w:rsidR="00D4460A" w:rsidRPr="00CC51EC">
        <w:t xml:space="preserve"> ani zadań w ich obrębie,</w:t>
      </w:r>
      <w:r w:rsidRPr="00CC51EC">
        <w:t xml:space="preserve"> może się zdarzyć iż eliminacje prowadzące macierz do formy, którą można sprowadzić do macierzy schodkowej przy pomocy operacji zamiany wierszy</w:t>
      </w:r>
      <w:r w:rsidR="002A5544">
        <w:t>,</w:t>
      </w:r>
      <w:r w:rsidRPr="00CC51EC">
        <w:t xml:space="preserve"> nie dadzą macierzy schodkowej. </w:t>
      </w:r>
    </w:p>
    <w:p w14:paraId="16A37895" w14:textId="3844F320" w:rsidR="004E61E8" w:rsidRPr="00862065" w:rsidRDefault="00D931E9" w:rsidP="006C6F6F">
      <w:pPr>
        <w:rPr>
          <w:rFonts w:eastAsiaTheme="minorEastAsia"/>
        </w:rPr>
      </w:pPr>
      <w:r w:rsidRPr="00D24F56">
        <w:t>Optymalne dla rozwiązania było również uniknięcie całkowicie operacji zamiany wierszy, gdyż ma znacznie większy narzut pamięciowy i obliczeniowy niż operacje dodawania i mnożenia wiersza przez wyraz (jedyne dwie operacje konieczne do przeprowadzenia eliminacji w przód).</w:t>
      </w:r>
      <w:r w:rsidR="006C6F6F">
        <w:t xml:space="preserve"> </w:t>
      </w:r>
      <w:r w:rsidR="004E61E8" w:rsidRPr="00D24F56">
        <w:t xml:space="preserve">Stąd do rozwiązania został </w:t>
      </w:r>
      <w:r w:rsidR="002A5544" w:rsidRPr="00D24F56">
        <w:t>wprowadzon</w:t>
      </w:r>
      <w:r w:rsidR="002A5544">
        <w:t>o</w:t>
      </w:r>
      <w:r w:rsidR="002A5544" w:rsidRPr="00D24F56">
        <w:t xml:space="preserve"> </w:t>
      </w:r>
      <w:r w:rsidR="004E61E8" w:rsidRPr="00D24F56">
        <w:t xml:space="preserve">dodatkowy wektor, obok pamięci przechowującej macierz oraz wektor prawej strony. Wektor ten stanowi swoiste mapowanie rzeczywistej pozycji wiersza w macierzy do pozycji, którą zajmowałby w </w:t>
      </w:r>
      <w:r w:rsidR="004E61E8" w:rsidRPr="00D24F56">
        <w:lastRenderedPageBreak/>
        <w:t xml:space="preserve">macierzy schodkowej (zgodnie z założeniem że wiersz o pierwszym niezerowym wyrazie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E61E8" w:rsidRPr="00855588">
        <w:rPr>
          <w:rFonts w:eastAsiaTheme="minorEastAsia"/>
        </w:rPr>
        <w:t xml:space="preserve"> będzie zajmował </w:t>
      </w:r>
      <m:oMath>
        <m:r>
          <w:rPr>
            <w:rFonts w:ascii="Cambria Math" w:hAnsi="Cambria Math"/>
          </w:rPr>
          <m:t>i</m:t>
        </m:r>
      </m:oMath>
      <w:r w:rsidR="004E61E8" w:rsidRPr="00855588">
        <w:rPr>
          <w:rFonts w:eastAsiaTheme="minorEastAsia"/>
        </w:rPr>
        <w:t>-tą pozycję w macierzy).</w:t>
      </w:r>
      <w:r w:rsidR="006C6F6F">
        <w:rPr>
          <w:rFonts w:eastAsiaTheme="minorEastAsia"/>
        </w:rPr>
        <w:t xml:space="preserve"> </w:t>
      </w:r>
      <w:r w:rsidR="004E61E8" w:rsidRPr="00855588">
        <w:rPr>
          <w:rFonts w:eastAsiaTheme="minorEastAsia"/>
        </w:rPr>
        <w:t>Mapowanie takie rozwiązuje jeszcze problem</w:t>
      </w:r>
      <w:r w:rsidR="002F4BF1">
        <w:rPr>
          <w:rFonts w:eastAsiaTheme="minorEastAsia"/>
        </w:rPr>
        <w:t xml:space="preserve"> s</w:t>
      </w:r>
      <w:r w:rsidR="004E61E8" w:rsidRPr="00855588">
        <w:rPr>
          <w:rFonts w:eastAsiaTheme="minorEastAsia"/>
        </w:rPr>
        <w:t>zybkiego zweryfikowania czy dany wiersz posiada unikalny pierwszy niezerowy wyraz, a jeżeli nie</w:t>
      </w:r>
      <w:r w:rsidR="006C6F6F">
        <w:rPr>
          <w:rFonts w:eastAsiaTheme="minorEastAsia"/>
        </w:rPr>
        <w:t xml:space="preserve">, </w:t>
      </w:r>
      <w:r w:rsidR="004E61E8" w:rsidRPr="00855588">
        <w:rPr>
          <w:rFonts w:eastAsiaTheme="minorEastAsia"/>
        </w:rPr>
        <w:t>to względem jakiego wiersza należy go wyeliminować</w:t>
      </w:r>
      <w:r w:rsidR="006C6F6F">
        <w:rPr>
          <w:rFonts w:eastAsiaTheme="minorEastAsia"/>
        </w:rPr>
        <w:t>.</w:t>
      </w:r>
      <w:r w:rsidR="006C6F6F" w:rsidRPr="00855588">
        <w:rPr>
          <w:rFonts w:eastAsiaTheme="minorEastAsia"/>
        </w:rPr>
        <w:t xml:space="preserve"> </w:t>
      </w:r>
      <w:r w:rsidR="006C6F6F">
        <w:rPr>
          <w:rFonts w:eastAsiaTheme="minorEastAsia"/>
        </w:rPr>
        <w:t>I</w:t>
      </w:r>
      <w:r w:rsidR="006C6F6F" w:rsidRPr="00855588">
        <w:rPr>
          <w:rFonts w:eastAsiaTheme="minorEastAsia"/>
        </w:rPr>
        <w:t xml:space="preserve">nformacja </w:t>
      </w:r>
      <w:r w:rsidR="004E61E8" w:rsidRPr="00855588">
        <w:rPr>
          <w:rFonts w:eastAsiaTheme="minorEastAsia"/>
        </w:rPr>
        <w:t>ta jest zapisana w dodatkowym wektorze i oszczędza kosztownych przeszukań dużych obszarów pamięci.</w:t>
      </w:r>
      <w:r w:rsidR="00FA2C2B" w:rsidRPr="00855588">
        <w:rPr>
          <w:rFonts w:eastAsiaTheme="minorEastAsia"/>
        </w:rPr>
        <w:t xml:space="preserve"> Jedynym kosztem jest tutaj konieczność blokowania dostępu do wektora mapy na czas odczytu i zapisu informacji przez zadania.</w:t>
      </w:r>
    </w:p>
    <w:p w14:paraId="1855A6E0" w14:textId="5ED0727D" w:rsidR="00CC250A" w:rsidRPr="00855588" w:rsidRDefault="00FA44C0" w:rsidP="00FA2C2B">
      <w:r w:rsidRPr="00D93B98">
        <w:rPr>
          <w:rFonts w:eastAsiaTheme="minorEastAsia"/>
        </w:rPr>
        <w:t xml:space="preserve">Na rysunku </w:t>
      </w:r>
      <w:r w:rsidRPr="00855588">
        <w:rPr>
          <w:rFonts w:eastAsiaTheme="minorEastAsia"/>
        </w:rPr>
        <w:fldChar w:fldCharType="begin"/>
      </w:r>
      <w:r w:rsidRPr="00855588">
        <w:rPr>
          <w:rFonts w:eastAsiaTheme="minorEastAsia"/>
        </w:rPr>
        <w:instrText xml:space="preserve"> REF X_rys_gaussold1 \h </w:instrText>
      </w:r>
      <w:r w:rsidRPr="00855588">
        <w:rPr>
          <w:rFonts w:eastAsiaTheme="minorEastAsia"/>
        </w:rPr>
      </w:r>
      <w:r w:rsidRPr="00855588">
        <w:rPr>
          <w:rFonts w:eastAsiaTheme="minorEastAsia"/>
        </w:rPr>
        <w:fldChar w:fldCharType="separate"/>
      </w:r>
      <w:r w:rsidR="003842B4">
        <w:rPr>
          <w:noProof/>
        </w:rPr>
        <w:t>15</w:t>
      </w:r>
      <w:r w:rsidRPr="00855588">
        <w:rPr>
          <w:rFonts w:eastAsiaTheme="minorEastAsia"/>
        </w:rPr>
        <w:fldChar w:fldCharType="end"/>
      </w:r>
      <w:r w:rsidR="00D4460A" w:rsidRPr="00855588">
        <w:rPr>
          <w:rFonts w:eastAsiaTheme="minorEastAsia"/>
        </w:rPr>
        <w:t xml:space="preserve"> można prześledzić pierwszy etap takiej operacji; przykład ten pokazuje działanie fazy eliminacji w przód proponowanego równoległego wariantu metody Gaussa w obrębie jednej grupy roboczej.</w:t>
      </w:r>
      <w:r w:rsidR="00FA2C2B" w:rsidRPr="00855588">
        <w:rPr>
          <w:rFonts w:eastAsiaTheme="minorEastAsia"/>
        </w:rPr>
        <w:t xml:space="preserve"> </w:t>
      </w:r>
      <w:r w:rsidR="00FA2C2B" w:rsidRPr="00855588">
        <w:t>Na rysunku przedstawiona została macierz oraz mapa</w:t>
      </w:r>
      <w:r w:rsidR="006C6F6F">
        <w:t>, natomiast</w:t>
      </w:r>
      <w:r w:rsidR="00FA2C2B" w:rsidRPr="00855588">
        <w:t xml:space="preserve"> dla czytelności pominięty został wektor prawej strony. </w:t>
      </w:r>
    </w:p>
    <w:p w14:paraId="28EFA270" w14:textId="77777777" w:rsidR="00FA2C2B" w:rsidRPr="00855588" w:rsidRDefault="00FA44C0" w:rsidP="00FA2C2B">
      <w:pPr>
        <w:pStyle w:val="Bezodstpw"/>
      </w:pPr>
      <w:r w:rsidRPr="001A366C">
        <w:rPr>
          <w:noProof/>
        </w:rPr>
        <w:drawing>
          <wp:inline distT="0" distB="0" distL="0" distR="0" wp14:anchorId="23F7BCC2" wp14:editId="72112701">
            <wp:extent cx="5760085" cy="971854"/>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085" cy="971854"/>
                    </a:xfrm>
                    <a:prstGeom prst="rect">
                      <a:avLst/>
                    </a:prstGeom>
                  </pic:spPr>
                </pic:pic>
              </a:graphicData>
            </a:graphic>
          </wp:inline>
        </w:drawing>
      </w:r>
    </w:p>
    <w:p w14:paraId="0C376BF9" w14:textId="7DC5041E" w:rsidR="00FA44C0" w:rsidRPr="00855588" w:rsidRDefault="00FA44C0" w:rsidP="00FA44C0">
      <w:pPr>
        <w:pStyle w:val="Cytat"/>
        <w:jc w:val="center"/>
      </w:pPr>
      <w:r w:rsidRPr="00855588">
        <w:t xml:space="preserve">Rysunek </w:t>
      </w:r>
      <w:bookmarkStart w:id="161" w:name="X_rys_gaussold1"/>
      <w:r w:rsidRPr="00573BB9">
        <w:fldChar w:fldCharType="begin"/>
      </w:r>
      <w:r w:rsidRPr="00855588">
        <w:instrText xml:space="preserve"> SEQ eq </w:instrText>
      </w:r>
      <w:r w:rsidRPr="00573BB9">
        <w:fldChar w:fldCharType="separate"/>
      </w:r>
      <w:r w:rsidR="003842B4">
        <w:rPr>
          <w:noProof/>
        </w:rPr>
        <w:t>15</w:t>
      </w:r>
      <w:r w:rsidRPr="00573BB9">
        <w:fldChar w:fldCharType="end"/>
      </w:r>
      <w:bookmarkEnd w:id="161"/>
      <w:r w:rsidRPr="00855588">
        <w:t>. Pierwszy krok równoległego wariantu metody Gaussa</w:t>
      </w:r>
    </w:p>
    <w:p w14:paraId="4535D54C" w14:textId="77777777" w:rsidR="00FA2C2B" w:rsidRPr="00855588" w:rsidRDefault="00FA2C2B" w:rsidP="00FA2C2B">
      <w:pPr>
        <w:rPr>
          <w:rFonts w:eastAsiaTheme="minorEastAsia"/>
        </w:rPr>
      </w:pPr>
      <w:r w:rsidRPr="00855588">
        <w:rPr>
          <w:rFonts w:eastAsiaTheme="minorEastAsia"/>
        </w:rPr>
        <w:t xml:space="preserve">Zadanie operujące na wierszu r1 znajduje pierwszy niezerowy wyraz w kolumnie numer 1. Ponieważ przed nim dostępu do mapy nie uzyskał żaden inny wątek, wpisuje on swoje ID do mapy na odpowiedniej pozycji i zakańcza funkcjonowanie. </w:t>
      </w:r>
    </w:p>
    <w:p w14:paraId="3D449409" w14:textId="4E39EB9A" w:rsidR="00FA2C2B" w:rsidRPr="006C6F6F" w:rsidRDefault="00FA2C2B" w:rsidP="00FA2C2B">
      <w:pPr>
        <w:rPr>
          <w:rFonts w:eastAsiaTheme="minorEastAsia"/>
        </w:rPr>
      </w:pPr>
      <w:r w:rsidRPr="00855588">
        <w:rPr>
          <w:rFonts w:eastAsiaTheme="minorEastAsia"/>
        </w:rPr>
        <w:t>Podobnie dzieje się w przypadku wierszy r3 oraz r4; warto nadmienić tutaj, iż wiersze te zostały wybrane dla tego przykładu jako uzyskujące dostęp do mapy przed r2 oraz r5</w:t>
      </w:r>
      <w:r w:rsidR="006C6F6F">
        <w:rPr>
          <w:rFonts w:eastAsiaTheme="minorEastAsia"/>
        </w:rPr>
        <w:t>,</w:t>
      </w:r>
      <w:r w:rsidRPr="006C6F6F">
        <w:rPr>
          <w:rFonts w:eastAsiaTheme="minorEastAsia"/>
        </w:rPr>
        <w:t xml:space="preserve"> by odwzorować typową dla OpenCL sytuację niesekwencyjnego przetwarzania zadań.</w:t>
      </w:r>
    </w:p>
    <w:p w14:paraId="0AEFE56E" w14:textId="77777777" w:rsidR="00FA2C2B" w:rsidRPr="00855588" w:rsidRDefault="00FA2C2B" w:rsidP="008F6367">
      <w:pPr>
        <w:pStyle w:val="Bezodstpw"/>
        <w:jc w:val="center"/>
      </w:pPr>
      <w:r w:rsidRPr="001A366C">
        <w:rPr>
          <w:noProof/>
        </w:rPr>
        <w:drawing>
          <wp:inline distT="0" distB="0" distL="0" distR="0" wp14:anchorId="17124AFA" wp14:editId="33D304CE">
            <wp:extent cx="5760085" cy="1519325"/>
            <wp:effectExtent l="0" t="0" r="0" b="508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085" cy="1519325"/>
                    </a:xfrm>
                    <a:prstGeom prst="rect">
                      <a:avLst/>
                    </a:prstGeom>
                  </pic:spPr>
                </pic:pic>
              </a:graphicData>
            </a:graphic>
          </wp:inline>
        </w:drawing>
      </w:r>
    </w:p>
    <w:p w14:paraId="30415D5E" w14:textId="0A3BE385" w:rsidR="00FA2C2B" w:rsidRPr="00855588" w:rsidRDefault="00F532DC" w:rsidP="00F532DC">
      <w:pPr>
        <w:pStyle w:val="Cytat"/>
        <w:jc w:val="center"/>
      </w:pPr>
      <w:r w:rsidRPr="00855588">
        <w:t xml:space="preserve">Rysunek </w:t>
      </w:r>
      <w:bookmarkStart w:id="162" w:name="X_rys_gaussold2"/>
      <w:r w:rsidRPr="00573BB9">
        <w:fldChar w:fldCharType="begin"/>
      </w:r>
      <w:r w:rsidRPr="00855588">
        <w:instrText xml:space="preserve"> SEQ eq </w:instrText>
      </w:r>
      <w:r w:rsidRPr="00573BB9">
        <w:fldChar w:fldCharType="separate"/>
      </w:r>
      <w:r w:rsidR="003842B4">
        <w:rPr>
          <w:noProof/>
        </w:rPr>
        <w:t>16</w:t>
      </w:r>
      <w:r w:rsidRPr="00573BB9">
        <w:fldChar w:fldCharType="end"/>
      </w:r>
      <w:bookmarkEnd w:id="162"/>
      <w:r w:rsidRPr="00855588">
        <w:t xml:space="preserve">. Drugi </w:t>
      </w:r>
      <w:r w:rsidR="00D046F7" w:rsidRPr="00855588">
        <w:t>element przykładu</w:t>
      </w:r>
      <w:r w:rsidRPr="00855588">
        <w:t xml:space="preserve"> równoległego wariantu metody Gaussa</w:t>
      </w:r>
    </w:p>
    <w:p w14:paraId="56A79FA9" w14:textId="35F88AD3" w:rsidR="00F532DC" w:rsidRPr="00855588" w:rsidRDefault="00373A15" w:rsidP="00373A15">
      <w:r w:rsidRPr="00855588">
        <w:rPr>
          <w:rFonts w:eastAsiaTheme="minorEastAsia"/>
        </w:rPr>
        <w:t xml:space="preserve">Przykład kontynuowany jest na rysunku </w:t>
      </w:r>
      <w:r w:rsidR="008F6367" w:rsidRPr="00855588">
        <w:rPr>
          <w:rFonts w:eastAsiaTheme="minorEastAsia"/>
        </w:rPr>
        <w:fldChar w:fldCharType="begin"/>
      </w:r>
      <w:r w:rsidR="008F6367" w:rsidRPr="00855588">
        <w:rPr>
          <w:rFonts w:eastAsiaTheme="minorEastAsia"/>
        </w:rPr>
        <w:instrText xml:space="preserve"> REF X_rys_gaussold2 \h </w:instrText>
      </w:r>
      <w:r w:rsidR="008F6367" w:rsidRPr="00855588">
        <w:rPr>
          <w:rFonts w:eastAsiaTheme="minorEastAsia"/>
        </w:rPr>
      </w:r>
      <w:r w:rsidR="008F6367" w:rsidRPr="00855588">
        <w:rPr>
          <w:rFonts w:eastAsiaTheme="minorEastAsia"/>
        </w:rPr>
        <w:fldChar w:fldCharType="separate"/>
      </w:r>
      <w:r w:rsidR="003842B4">
        <w:rPr>
          <w:noProof/>
        </w:rPr>
        <w:t>16</w:t>
      </w:r>
      <w:r w:rsidR="008F6367" w:rsidRPr="00855588">
        <w:rPr>
          <w:rFonts w:eastAsiaTheme="minorEastAsia"/>
        </w:rPr>
        <w:fldChar w:fldCharType="end"/>
      </w:r>
      <w:r w:rsidRPr="00855588">
        <w:rPr>
          <w:rFonts w:eastAsiaTheme="minorEastAsia"/>
        </w:rPr>
        <w:t xml:space="preserve">. Przyjęto tym razem, iż w następnej kolejności dostęp do mapy uzyskał wiersz r5. </w:t>
      </w:r>
      <w:r w:rsidRPr="00855588">
        <w:t>Zadanie przetwarzające w</w:t>
      </w:r>
      <w:r w:rsidR="00F532DC" w:rsidRPr="00855588">
        <w:t xml:space="preserve">iersz r5 znajduje pierwszy niezerowy wyraz w kolumnie 3, lecz to miejsce w mapie zajmuje już inny wiersz. </w:t>
      </w:r>
      <w:r w:rsidR="00F532DC" w:rsidRPr="00855588">
        <w:lastRenderedPageBreak/>
        <w:t>Na wierszu r5 jest zatem przeprowadzana eliminacja przy użyciu znalezionego w mapie wiersza r3. Po zakończeniu eliminacji wiersz r5 ma teraz pierwszy niezerowy wyraz w kolumnie 4</w:t>
      </w:r>
      <w:r w:rsidR="00206BDA">
        <w:t>.</w:t>
      </w:r>
      <w:r w:rsidR="00206BDA" w:rsidRPr="00855588">
        <w:t xml:space="preserve"> </w:t>
      </w:r>
      <w:r w:rsidR="00206BDA">
        <w:t>Z</w:t>
      </w:r>
      <w:r w:rsidR="00206BDA" w:rsidRPr="00855588">
        <w:t xml:space="preserve">adanie </w:t>
      </w:r>
      <w:r w:rsidR="00F532DC" w:rsidRPr="00855588">
        <w:t>znajduje niezajęte miejsce w wektorze mapy, wpisuje weń swoj</w:t>
      </w:r>
      <w:r w:rsidRPr="00855588">
        <w:t>e ID i zakańcza wykonanie.</w:t>
      </w:r>
    </w:p>
    <w:p w14:paraId="77A4FF4B" w14:textId="77777777" w:rsidR="008F6367" w:rsidRPr="00855588" w:rsidRDefault="008F6367" w:rsidP="008F6367">
      <w:pPr>
        <w:pStyle w:val="Bezodstpw"/>
        <w:jc w:val="center"/>
      </w:pPr>
      <w:r w:rsidRPr="001A366C">
        <w:rPr>
          <w:noProof/>
        </w:rPr>
        <w:drawing>
          <wp:inline distT="0" distB="0" distL="0" distR="0" wp14:anchorId="416C1E37" wp14:editId="6BCFF37A">
            <wp:extent cx="5760085" cy="3372399"/>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085" cy="3372399"/>
                    </a:xfrm>
                    <a:prstGeom prst="rect">
                      <a:avLst/>
                    </a:prstGeom>
                  </pic:spPr>
                </pic:pic>
              </a:graphicData>
            </a:graphic>
          </wp:inline>
        </w:drawing>
      </w:r>
    </w:p>
    <w:p w14:paraId="0FE2C57A" w14:textId="1AF29061" w:rsidR="00D046F7" w:rsidRPr="00855588" w:rsidRDefault="00D046F7" w:rsidP="00D046F7">
      <w:pPr>
        <w:pStyle w:val="Cytat"/>
        <w:jc w:val="center"/>
      </w:pPr>
      <w:r w:rsidRPr="00855588">
        <w:t xml:space="preserve">Rysunek </w:t>
      </w:r>
      <w:bookmarkStart w:id="163" w:name="X_rys_gaussold3"/>
      <w:r w:rsidRPr="00573BB9">
        <w:fldChar w:fldCharType="begin"/>
      </w:r>
      <w:r w:rsidRPr="00855588">
        <w:instrText xml:space="preserve"> SEQ eq </w:instrText>
      </w:r>
      <w:r w:rsidRPr="00573BB9">
        <w:fldChar w:fldCharType="separate"/>
      </w:r>
      <w:r w:rsidR="003842B4">
        <w:rPr>
          <w:noProof/>
        </w:rPr>
        <w:t>17</w:t>
      </w:r>
      <w:r w:rsidRPr="00573BB9">
        <w:fldChar w:fldCharType="end"/>
      </w:r>
      <w:bookmarkEnd w:id="163"/>
      <w:r w:rsidRPr="00855588">
        <w:t>. Trzeci element przykładu równoległego wariantu metody Gaussa</w:t>
      </w:r>
    </w:p>
    <w:p w14:paraId="09BE9C16" w14:textId="669996E7" w:rsidR="009F6BB0" w:rsidRPr="00855588" w:rsidRDefault="003115F2" w:rsidP="003115F2">
      <w:r w:rsidRPr="00855588">
        <w:t xml:space="preserve">Rysunek </w:t>
      </w:r>
      <w:r w:rsidRPr="00855588">
        <w:fldChar w:fldCharType="begin"/>
      </w:r>
      <w:r w:rsidRPr="00855588">
        <w:instrText xml:space="preserve"> REF X_rys_gaussold3 \h </w:instrText>
      </w:r>
      <w:r w:rsidRPr="00855588">
        <w:fldChar w:fldCharType="separate"/>
      </w:r>
      <w:r w:rsidR="003842B4">
        <w:rPr>
          <w:noProof/>
        </w:rPr>
        <w:t>17</w:t>
      </w:r>
      <w:r w:rsidRPr="00855588">
        <w:fldChar w:fldCharType="end"/>
      </w:r>
      <w:r w:rsidRPr="00855588">
        <w:t xml:space="preserve"> pokazuje ostatni element przykładu, w którym ostatnie zadanie, obsługujące wiersz r2, uzyskuje dostęp do wektora zawierającego mapę. Tym razem potrzebne są aż trzy eliminacje</w:t>
      </w:r>
      <w:r w:rsidR="00206BDA">
        <w:t>,</w:t>
      </w:r>
      <w:r w:rsidRPr="00855588">
        <w:t xml:space="preserve"> by wiersz spełnił warunek unikalnego pierwszego wyrazu niezerowego.</w:t>
      </w:r>
      <w:r w:rsidR="009F6BB0" w:rsidRPr="00855588">
        <w:t xml:space="preserve"> Po wykonaniu eliminacji i odnalezieniu wolnego miejsca w wektorze mapy zadanie zakańcza wykonanie. Ze względu na to że wszystkie wątki skończyły pracę, wychodzi również cała grupa robocza. </w:t>
      </w:r>
    </w:p>
    <w:p w14:paraId="7076A565" w14:textId="2D3F0891" w:rsidR="003115F2" w:rsidRPr="00855588" w:rsidRDefault="009F6BB0" w:rsidP="003115F2">
      <w:r w:rsidRPr="00855588">
        <w:t xml:space="preserve">W pamięci pozostaje macierz przygotowana do fazy podstawiania wstecz, uwidoczniona na rysunku </w:t>
      </w:r>
      <w:r w:rsidR="00583A0A" w:rsidRPr="00855588">
        <w:fldChar w:fldCharType="begin"/>
      </w:r>
      <w:r w:rsidR="00583A0A" w:rsidRPr="00855588">
        <w:instrText xml:space="preserve"> REF X_rys_gaussold4 \h </w:instrText>
      </w:r>
      <w:r w:rsidR="00583A0A" w:rsidRPr="00855588">
        <w:fldChar w:fldCharType="separate"/>
      </w:r>
      <w:r w:rsidR="003842B4">
        <w:rPr>
          <w:noProof/>
        </w:rPr>
        <w:t>18</w:t>
      </w:r>
      <w:r w:rsidR="00583A0A" w:rsidRPr="00855588">
        <w:fldChar w:fldCharType="end"/>
      </w:r>
      <w:r w:rsidRPr="00855588">
        <w:t>.</w:t>
      </w:r>
    </w:p>
    <w:p w14:paraId="12B416BE" w14:textId="77777777" w:rsidR="00583A0A" w:rsidRPr="00855588" w:rsidRDefault="00583A0A" w:rsidP="00583A0A">
      <w:pPr>
        <w:pStyle w:val="Bezodstpw"/>
        <w:jc w:val="center"/>
      </w:pPr>
      <w:r w:rsidRPr="001A366C">
        <w:rPr>
          <w:noProof/>
        </w:rPr>
        <w:lastRenderedPageBreak/>
        <w:drawing>
          <wp:inline distT="0" distB="0" distL="0" distR="0" wp14:anchorId="23BC84CF" wp14:editId="123FCBD9">
            <wp:extent cx="3828572" cy="2304762"/>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28572" cy="2304762"/>
                    </a:xfrm>
                    <a:prstGeom prst="rect">
                      <a:avLst/>
                    </a:prstGeom>
                  </pic:spPr>
                </pic:pic>
              </a:graphicData>
            </a:graphic>
          </wp:inline>
        </w:drawing>
      </w:r>
    </w:p>
    <w:p w14:paraId="21D94507" w14:textId="663864B0" w:rsidR="00583A0A" w:rsidRPr="00855588" w:rsidRDefault="00583A0A" w:rsidP="00583A0A">
      <w:pPr>
        <w:pStyle w:val="Cytat"/>
        <w:jc w:val="center"/>
      </w:pPr>
      <w:r w:rsidRPr="00855588">
        <w:t xml:space="preserve">Rysunek </w:t>
      </w:r>
      <w:bookmarkStart w:id="164" w:name="X_rys_gaussold4"/>
      <w:r w:rsidRPr="00573BB9">
        <w:fldChar w:fldCharType="begin"/>
      </w:r>
      <w:r w:rsidRPr="00855588">
        <w:instrText xml:space="preserve"> SEQ eq </w:instrText>
      </w:r>
      <w:r w:rsidRPr="00573BB9">
        <w:fldChar w:fldCharType="separate"/>
      </w:r>
      <w:r w:rsidR="003842B4">
        <w:rPr>
          <w:noProof/>
        </w:rPr>
        <w:t>18</w:t>
      </w:r>
      <w:r w:rsidRPr="00573BB9">
        <w:fldChar w:fldCharType="end"/>
      </w:r>
      <w:bookmarkEnd w:id="164"/>
      <w:r w:rsidRPr="00855588">
        <w:t>. Macierz przygotowana do fazy podstawiania wstecz przez równoległy wariant metody Gaussa.</w:t>
      </w:r>
    </w:p>
    <w:p w14:paraId="2739D464" w14:textId="77777777" w:rsidR="00583A0A" w:rsidRPr="00855588" w:rsidRDefault="00583A0A" w:rsidP="00583A0A">
      <w:pPr>
        <w:pStyle w:val="Nagwek3"/>
      </w:pPr>
      <w:bookmarkStart w:id="165" w:name="_Toc376693443"/>
      <w:bookmarkStart w:id="166" w:name="_Ref376696946"/>
      <w:r w:rsidRPr="00855588">
        <w:t>PODSTAWIENIE WSTECZ</w:t>
      </w:r>
      <w:bookmarkEnd w:id="165"/>
      <w:bookmarkEnd w:id="166"/>
    </w:p>
    <w:p w14:paraId="7095D8AA" w14:textId="2E8F29B3" w:rsidR="00583A0A" w:rsidRPr="00855588" w:rsidRDefault="00583A0A" w:rsidP="00583A0A">
      <w:r w:rsidRPr="00855588">
        <w:t>Sposób przeprowadzenia podstawienia wstecz na macierzy wynikowej przedstawionej powyżej również wykorzystuje wektor mapy. Jedyną różnicą między tym wariantem a klasyczną metodą Gaussa jest to, iż podczas podstawiania wstecz algorytm porusza się od dołu do góry po wektorze mapy, wykorzystując wiersze o indeksach</w:t>
      </w:r>
      <w:r w:rsidR="00D833E6">
        <w:t>,</w:t>
      </w:r>
      <w:r w:rsidRPr="00D833E6">
        <w:t xml:space="preserve"> na które kolejno natrafia zamiast w sposób naiwny poruszać się w górę po macierzy.</w:t>
      </w:r>
      <w:r w:rsidR="004F673B" w:rsidRPr="00D833E6">
        <w:t xml:space="preserve"> W powyższym przykładzie kolejno przetworzone zostałyby wiersze r2, r5, r3, r4, r1.</w:t>
      </w:r>
    </w:p>
    <w:p w14:paraId="3FA5F7E1" w14:textId="31C90EF6" w:rsidR="00583A0A" w:rsidRPr="00855588" w:rsidRDefault="00583A0A" w:rsidP="00583A0A">
      <w:pPr>
        <w:rPr>
          <w:rFonts w:eastAsiaTheme="minorEastAsia"/>
        </w:rPr>
      </w:pPr>
      <w:r w:rsidRPr="00855588">
        <w:t>Jeżeli chodzi o zrównoleglenie fazy podstawiania wstecz</w:t>
      </w:r>
      <w:r w:rsidR="004F673B" w:rsidRPr="00855588">
        <w:t xml:space="preserve">, wiedza zebrana w </w:t>
      </w:r>
      <w:r w:rsidR="004F673B" w:rsidRPr="00855588">
        <w:fldChar w:fldCharType="begin"/>
      </w:r>
      <w:r w:rsidR="004F673B" w:rsidRPr="00855588">
        <w:instrText xml:space="preserve"> REF _Ref375585015 \r \h </w:instrText>
      </w:r>
      <w:r w:rsidR="004F673B" w:rsidRPr="00855588">
        <w:fldChar w:fldCharType="separate"/>
      </w:r>
      <w:r w:rsidR="003842B4">
        <w:t>2.2.2</w:t>
      </w:r>
      <w:r w:rsidR="004F673B" w:rsidRPr="00855588">
        <w:fldChar w:fldCharType="end"/>
      </w:r>
      <w:r w:rsidR="004F673B" w:rsidRPr="00855588">
        <w:t xml:space="preserve"> wydaje się intuicyjnie sugerować</w:t>
      </w:r>
      <w:r w:rsidR="00D833E6">
        <w:t>,</w:t>
      </w:r>
      <w:r w:rsidR="004F673B" w:rsidRPr="00855588">
        <w:t xml:space="preserve"> iż nie będzie to wykonalne. W istocie, z punktu widzenia programowania równoległego, wykonanie podstawiania wstecz dla wiersza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F673B" w:rsidRPr="00855588">
        <w:rPr>
          <w:rFonts w:eastAsiaTheme="minorEastAsia"/>
        </w:rPr>
        <w:t xml:space="preserve"> jest operacją zależną od wykonania podstawiania wstecz dla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4F673B" w:rsidRPr="00855588">
        <w:rPr>
          <w:rFonts w:eastAsiaTheme="minorEastAsia"/>
        </w:rPr>
        <w:t xml:space="preserve">. Operacje uzależnione od siebie w ten sposób nie mogą być </w:t>
      </w:r>
      <w:r w:rsidR="00D833E6">
        <w:rPr>
          <w:rFonts w:eastAsiaTheme="minorEastAsia"/>
        </w:rPr>
        <w:t xml:space="preserve">łatwo </w:t>
      </w:r>
      <w:r w:rsidR="004F673B" w:rsidRPr="00855588">
        <w:rPr>
          <w:rFonts w:eastAsiaTheme="minorEastAsia"/>
        </w:rPr>
        <w:t>zrównoleglone [</w:t>
      </w:r>
      <w:r w:rsidR="004F673B" w:rsidRPr="00855588">
        <w:rPr>
          <w:rFonts w:eastAsiaTheme="minorEastAsia"/>
        </w:rPr>
        <w:fldChar w:fldCharType="begin"/>
      </w:r>
      <w:r w:rsidR="004F673B" w:rsidRPr="00855588">
        <w:rPr>
          <w:rFonts w:eastAsiaTheme="minorEastAsia"/>
        </w:rPr>
        <w:instrText xml:space="preserve"> REF bernstein \h </w:instrText>
      </w:r>
      <w:r w:rsidR="004F673B" w:rsidRPr="00855588">
        <w:rPr>
          <w:rFonts w:eastAsiaTheme="minorEastAsia"/>
        </w:rPr>
      </w:r>
      <w:r w:rsidR="004F673B" w:rsidRPr="00855588">
        <w:rPr>
          <w:rFonts w:eastAsiaTheme="minorEastAsia"/>
        </w:rPr>
        <w:fldChar w:fldCharType="separate"/>
      </w:r>
      <w:ins w:id="167" w:author="Pawel Wal" w:date="2014-01-13T09:09:00Z">
        <w:r w:rsidR="003842B4">
          <w:rPr>
            <w:noProof/>
            <w:shd w:val="clear" w:color="auto" w:fill="FFFFFF"/>
            <w:lang w:val="en-GB"/>
          </w:rPr>
          <w:t>2</w:t>
        </w:r>
      </w:ins>
      <w:del w:id="168" w:author="Pawel Wal" w:date="2014-01-13T09:04:00Z">
        <w:r w:rsidR="002E6ADB" w:rsidRPr="002E6ADB" w:rsidDel="007E4C72">
          <w:rPr>
            <w:noProof/>
            <w:shd w:val="clear" w:color="auto" w:fill="FFFFFF"/>
          </w:rPr>
          <w:delText>2</w:delText>
        </w:r>
      </w:del>
      <w:r w:rsidR="004F673B" w:rsidRPr="00855588">
        <w:rPr>
          <w:rFonts w:eastAsiaTheme="minorEastAsia"/>
        </w:rPr>
        <w:fldChar w:fldCharType="end"/>
      </w:r>
      <w:r w:rsidR="004F673B" w:rsidRPr="00855588">
        <w:rPr>
          <w:rFonts w:eastAsiaTheme="minorEastAsia"/>
        </w:rPr>
        <w:t>], czyli bez przeformułowania problemu tak, by usunąć z niego zależność następnego kroku od poprzednich.</w:t>
      </w:r>
    </w:p>
    <w:p w14:paraId="5D2351F8" w14:textId="77777777" w:rsidR="00282B65" w:rsidRPr="00855588" w:rsidRDefault="00282B65" w:rsidP="00282B65">
      <w:pPr>
        <w:pStyle w:val="Nagwek2"/>
      </w:pPr>
      <w:bookmarkStart w:id="169" w:name="_Toc376693444"/>
      <w:r w:rsidRPr="00855588">
        <w:t>PROBLEMY RÓWNOLEGŁOŚCI MASOWEJ</w:t>
      </w:r>
      <w:bookmarkEnd w:id="169"/>
    </w:p>
    <w:p w14:paraId="2F0C9221" w14:textId="1CE32440" w:rsidR="00282B65" w:rsidRPr="00855588" w:rsidRDefault="009543BF" w:rsidP="00282B65">
      <w:r w:rsidRPr="00855588">
        <w:t xml:space="preserve">Zaprezentowane zostało ogólne rozwiązanie problemu zrównoleglenia fazy eliminacji </w:t>
      </w:r>
      <w:r w:rsidR="006B34DC">
        <w:br/>
      </w:r>
      <w:r w:rsidRPr="00855588">
        <w:t xml:space="preserve">w przód w metodzie Gaussa. By dostosować to rozwiązanie do uruchomienia w architekturze OpenCL i uzyskać adekwatną wydajność, konieczne jest wykorzystanie dodatkowych wniosków wynikających z analizy funkcjonowania tej platformy przeprowadzonej w rozdziale </w:t>
      </w:r>
      <w:r w:rsidRPr="00855588">
        <w:fldChar w:fldCharType="begin"/>
      </w:r>
      <w:r w:rsidRPr="00855588">
        <w:instrText xml:space="preserve"> REF _Ref375643837 \r \h </w:instrText>
      </w:r>
      <w:r w:rsidRPr="00855588">
        <w:fldChar w:fldCharType="separate"/>
      </w:r>
      <w:r w:rsidR="003842B4">
        <w:t>2.4</w:t>
      </w:r>
      <w:r w:rsidRPr="00855588">
        <w:fldChar w:fldCharType="end"/>
      </w:r>
      <w:r w:rsidRPr="00855588">
        <w:t>.</w:t>
      </w:r>
    </w:p>
    <w:p w14:paraId="104EB935" w14:textId="77777777" w:rsidR="009543BF" w:rsidRPr="00855588" w:rsidRDefault="009543BF" w:rsidP="009543BF">
      <w:pPr>
        <w:pStyle w:val="Nagwek3"/>
      </w:pPr>
      <w:bookmarkStart w:id="170" w:name="_Toc376693445"/>
      <w:r w:rsidRPr="00855588">
        <w:lastRenderedPageBreak/>
        <w:t>PODZIAŁ PROBLEMU NA ZADANIA</w:t>
      </w:r>
      <w:bookmarkEnd w:id="170"/>
    </w:p>
    <w:p w14:paraId="1D1D9B2C" w14:textId="20E171B8" w:rsidR="00B530FA" w:rsidRDefault="009543BF" w:rsidP="00B059F8">
      <w:r w:rsidRPr="00855588">
        <w:t>Zgodnie z proponowanym powyżej algorytmem, do każdego wiersza macierzy zostało przypisane jedno zadanie</w:t>
      </w:r>
      <w:r w:rsidR="00B059F8">
        <w:t>.</w:t>
      </w:r>
      <w:r w:rsidRPr="00855588">
        <w:t xml:space="preserve"> </w:t>
      </w:r>
      <w:r w:rsidR="00B059F8">
        <w:t>Formułując jednakże rozwiązanie w ten sposób, niemożliwe byłoby rozwiązywanie układów równań o więcej niż kilku tysiącach niewia</w:t>
      </w:r>
      <w:r w:rsidR="00B530FA">
        <w:t xml:space="preserve">domych. Docelowym rozmiarem problemów dla </w:t>
      </w:r>
      <w:proofErr w:type="spellStart"/>
      <w:r w:rsidR="00B530FA">
        <w:t>solwera</w:t>
      </w:r>
      <w:proofErr w:type="spellEnd"/>
      <w:r w:rsidR="00B530FA">
        <w:t xml:space="preserve"> były zaś macierze o setkach tysięcy lub milionach niewiadomych.</w:t>
      </w:r>
    </w:p>
    <w:p w14:paraId="50190ABA" w14:textId="0D641A7A" w:rsidR="00B059F8" w:rsidRDefault="00B059F8" w:rsidP="00B530FA">
      <w:r>
        <w:t>W związku z ty</w:t>
      </w:r>
      <w:r w:rsidR="00B530FA">
        <w:t>m zostało stworzone rozwiązanie w duchu zaproponowanego przez Bruce’a Ironsa w jego oryginalnej pracy</w:t>
      </w:r>
      <w:r>
        <w:t xml:space="preserve"> które pozwala na niezależne od siebie </w:t>
      </w:r>
      <w:r w:rsidR="00B530FA">
        <w:t>obrabianie części macierzy, a następnie łączenie wyników. Każdą z części można traktować jako osobny front rozwiązania. Dzięki zastosowaniu tego podziału można rozwiązywać układy o wielokrotnie większej ilości niewiadomych niż dostępna liczba wątków. Istotne jest również wynikające z tego podziału mniejsze zużycie pamięci.</w:t>
      </w:r>
    </w:p>
    <w:p w14:paraId="6EFA632A" w14:textId="77777777" w:rsidR="00B059F8" w:rsidRDefault="00B059F8" w:rsidP="00B059F8">
      <w:r>
        <w:t xml:space="preserve">Jedną ze zmiennych wejściowych dla </w:t>
      </w:r>
      <w:proofErr w:type="spellStart"/>
      <w:r>
        <w:t>solwera</w:t>
      </w:r>
      <w:proofErr w:type="spellEnd"/>
      <w:r>
        <w:t xml:space="preserve"> jest globalna ilość zadań które mają zostać uruchomione. Proponowane rozwiązanie dzieli macierz na części o rozmiarach równych tej wartości. Przykładowo, jeżeli dla macierzy o 10 000 niewiadomych zostanie wybrana globalna ilość zadań 1024, zostanie stworzonych 10 części, każda z nich obejmująca zakres 1024 wierszy. </w:t>
      </w:r>
    </w:p>
    <w:p w14:paraId="3723E917" w14:textId="2DD0C4C1" w:rsidR="009543BF" w:rsidRDefault="00B059F8" w:rsidP="009543BF">
      <w:r>
        <w:t xml:space="preserve">Naturalnie w tym przypadku ostatnia, dziesiąta część obejmuje wiersze od 9216 do 10240. </w:t>
      </w:r>
      <w:r w:rsidR="009543BF" w:rsidRPr="00855588">
        <w:t>W kodzie kernela OpenCL zostały wprowadzone rozwiązania zapobiegające przekroczeniu granic pamięci w przypadku</w:t>
      </w:r>
      <w:r>
        <w:t xml:space="preserve"> wystąpienia N większego niż rozmiary macierzy</w:t>
      </w:r>
      <w:r w:rsidR="009543BF" w:rsidRPr="00855588">
        <w:t>.</w:t>
      </w:r>
    </w:p>
    <w:p w14:paraId="5CB7D2B1" w14:textId="3607C358" w:rsidR="00AD0D3B" w:rsidRDefault="00A92E2E" w:rsidP="009543BF">
      <w:r w:rsidRPr="00855588">
        <w:t xml:space="preserve">Zadania </w:t>
      </w:r>
      <w:r w:rsidR="006D5F2D">
        <w:t xml:space="preserve">w obrębie jednej części </w:t>
      </w:r>
      <w:r w:rsidRPr="00855588">
        <w:t>są podzielone na grupy robocze.</w:t>
      </w:r>
      <w:r w:rsidR="006D5F2D">
        <w:t xml:space="preserve"> Podział ten jest wykonywany automatycznie przez OpenCL na podstawie lokalnej ilości zadań, podanej jako kolejna zmienna wejściowa do </w:t>
      </w:r>
      <w:proofErr w:type="spellStart"/>
      <w:r w:rsidR="006D5F2D">
        <w:t>solwera</w:t>
      </w:r>
      <w:proofErr w:type="spellEnd"/>
      <w:r w:rsidR="006D5F2D">
        <w:t xml:space="preserve">. Przykładowo, jeżeli dla globalnej ilości zadań 1024 zostanie wybrana lokalna ilość zadań 128, utworzonych zostanie 8 grup roboczych. OpenCL wymaga, aby lokalna ilość zadań dokładnie dzieliła globalną. </w:t>
      </w:r>
      <w:r w:rsidRPr="00855588">
        <w:t>Każda z grup roboczych wykonywana jest na osobnej jednostce obliczeniowej w zakresie tego sa</w:t>
      </w:r>
      <w:r w:rsidR="00B530FA">
        <w:t xml:space="preserve">mego urządzenia obliczeniowego. </w:t>
      </w:r>
    </w:p>
    <w:p w14:paraId="0DA5946E" w14:textId="510E7AF9" w:rsidR="006D5F2D" w:rsidRDefault="006D5F2D" w:rsidP="006D5F2D">
      <w:pPr>
        <w:pStyle w:val="Nagwek3"/>
      </w:pPr>
      <w:bookmarkStart w:id="171" w:name="_Toc376693446"/>
      <w:r>
        <w:t>CYKL ROZWIĄZANIA</w:t>
      </w:r>
      <w:bookmarkEnd w:id="171"/>
    </w:p>
    <w:p w14:paraId="4F6D28F7" w14:textId="6DC95775" w:rsidR="00B7525C" w:rsidRDefault="00233E46" w:rsidP="00B7525C">
      <w:r>
        <w:t>Jeden kompletny cykl rozwiąz</w:t>
      </w:r>
      <w:r w:rsidR="00AE2257">
        <w:t>ania składa się z dwóch etapów: pętli pod-cykli oraz złożenia rozwiązania.</w:t>
      </w:r>
    </w:p>
    <w:p w14:paraId="2CB2D382" w14:textId="77777777" w:rsidR="00E751BB" w:rsidRDefault="00233E46" w:rsidP="00233E46">
      <w:r>
        <w:lastRenderedPageBreak/>
        <w:t>Dla każdej wyznaczonej części macierzy</w:t>
      </w:r>
      <w:r w:rsidR="00AE2257">
        <w:t xml:space="preserve"> (frontu)</w:t>
      </w:r>
      <w:r>
        <w:t xml:space="preserve"> wykonywan</w:t>
      </w:r>
      <w:r w:rsidR="00AE2257">
        <w:t>a</w:t>
      </w:r>
      <w:r>
        <w:t xml:space="preserve"> jest</w:t>
      </w:r>
      <w:r w:rsidR="00AE2257">
        <w:t xml:space="preserve"> pętla</w:t>
      </w:r>
      <w:r>
        <w:t xml:space="preserve"> pod-cykl</w:t>
      </w:r>
      <w:r w:rsidR="00AE2257">
        <w:t>i</w:t>
      </w:r>
      <w:r>
        <w:t xml:space="preserve"> rozwiązania. Pod-cykl ten składa się z przywrócenia warunku unikalności pierwszego wyrazu niezerowego wewnątrz grupy roboczej oraz wewnątrz całe</w:t>
      </w:r>
      <w:r w:rsidR="00AE2257">
        <w:t>go frontu</w:t>
      </w:r>
      <w:r>
        <w:t>.</w:t>
      </w:r>
    </w:p>
    <w:p w14:paraId="32B83F3D" w14:textId="77777777" w:rsidR="00E751BB" w:rsidRDefault="00E751BB" w:rsidP="009543BF">
      <w:r>
        <w:t xml:space="preserve">Pierwszy z </w:t>
      </w:r>
      <w:proofErr w:type="spellStart"/>
      <w:r>
        <w:t>kerneli</w:t>
      </w:r>
      <w:proofErr w:type="spellEnd"/>
      <w:r>
        <w:t xml:space="preserve"> OpenCL działa na zasadzie przedstawionej powyżej. </w:t>
      </w:r>
      <w:r w:rsidR="00233E46">
        <w:t>Dla każdej grupy roboczej tworzona jest osobna mapa,</w:t>
      </w:r>
      <w:r>
        <w:t xml:space="preserve"> zaś do każdego wiersza w części macierzy przypisany jest wątek. </w:t>
      </w:r>
      <w:r w:rsidR="006133F3" w:rsidRPr="00862065">
        <w:t xml:space="preserve">W praktyce mapa została zrealizowana jako wektor typu </w:t>
      </w:r>
      <w:proofErr w:type="spellStart"/>
      <w:r w:rsidR="006133F3" w:rsidRPr="00233E46">
        <w:rPr>
          <w:i/>
        </w:rPr>
        <w:t>integer</w:t>
      </w:r>
      <w:proofErr w:type="spellEnd"/>
      <w:r w:rsidR="006133F3" w:rsidRPr="00862065">
        <w:t>. Pozycje nieobsadzone, tj. takie</w:t>
      </w:r>
      <w:r w:rsidR="00600BC3">
        <w:t>,</w:t>
      </w:r>
      <w:r w:rsidR="006133F3" w:rsidRPr="00862065">
        <w:t xml:space="preserve"> dla których </w:t>
      </w:r>
      <w:r w:rsidR="006133F3" w:rsidRPr="00D93B98">
        <w:t xml:space="preserve">jeszcze żaden z wierszy w macierzy nie umieścił informacji w mapie, ustawione są domyślnie na wartość </w:t>
      </w:r>
      <w:r w:rsidR="006133F3" w:rsidRPr="00233E46">
        <w:rPr>
          <w:i/>
        </w:rPr>
        <w:t>-1</w:t>
      </w:r>
      <w:r w:rsidR="006133F3" w:rsidRPr="00D93B98">
        <w:t>.</w:t>
      </w:r>
      <w:r w:rsidR="009D1859">
        <w:t xml:space="preserve"> </w:t>
      </w:r>
    </w:p>
    <w:p w14:paraId="4937CDF8" w14:textId="1012CCDD" w:rsidR="009543BF" w:rsidRDefault="00E751BB" w:rsidP="009543BF">
      <w:r>
        <w:t xml:space="preserve">Wątek obsługujący dany wiersz sprawdza, czy pod pozycją w mapie odpowiadającą jego pierwszemu wyrazowi niezerowemu jest wpisana wartość inna niż </w:t>
      </w:r>
      <w:r>
        <w:rPr>
          <w:i/>
        </w:rPr>
        <w:t>-1</w:t>
      </w:r>
      <w:r>
        <w:t>. Jeżeli tak, używając wielokrotności tego wiersza dokonuje na sobie eliminacji. Operacja jest powtarzana aż wątek znajdzie nieobsadzone pole.</w:t>
      </w:r>
    </w:p>
    <w:p w14:paraId="20343682" w14:textId="7D076ABC" w:rsidR="00233E46" w:rsidRDefault="00233E46" w:rsidP="009543BF">
      <w:r>
        <w:t>Ze względu na to, iż każda mapa odpowiada jednej grupie roboczej, a w obrębie jednej części macierzy funkcjonuje więcej niż jedna grupa robocza, zakończenie pracy grupy zapewnia przywrócenie warunku unikalności tylko wewnątrz niej. Konieczne jest więc przywrócenie warunku unikalności wewnątrz całej części macierzy.</w:t>
      </w:r>
    </w:p>
    <w:p w14:paraId="29AC1CA4" w14:textId="7AC53C6C" w:rsidR="00233E46" w:rsidRDefault="00233E46" w:rsidP="009D1859">
      <w:r w:rsidRPr="00EA5635">
        <w:t xml:space="preserve">Do tego celu został stworzony drugi </w:t>
      </w:r>
      <w:proofErr w:type="spellStart"/>
      <w:r w:rsidRPr="00EA5635">
        <w:t>kernel</w:t>
      </w:r>
      <w:proofErr w:type="spellEnd"/>
      <w:r>
        <w:t xml:space="preserve">. </w:t>
      </w:r>
      <w:r w:rsidRPr="00EA5635">
        <w:t xml:space="preserve">Jego działanie jest mniej skomplikowane niż kernela przywracającego warunek unikalności wewnątrz mapy lokalnej. Ten </w:t>
      </w:r>
      <w:proofErr w:type="spellStart"/>
      <w:r w:rsidRPr="00EA5635">
        <w:t>kernel</w:t>
      </w:r>
      <w:proofErr w:type="spellEnd"/>
      <w:r w:rsidRPr="00EA5635">
        <w:t xml:space="preserve"> również uruchamiany jest na jednowymiarowym </w:t>
      </w:r>
      <w:r w:rsidRPr="00233E46">
        <w:rPr>
          <w:i/>
        </w:rPr>
        <w:t>NDRange</w:t>
      </w:r>
      <w:r>
        <w:rPr>
          <w:i/>
        </w:rPr>
        <w:t>.</w:t>
      </w:r>
      <w:r w:rsidRPr="00EA5635">
        <w:t xml:space="preserve"> </w:t>
      </w:r>
      <w:r>
        <w:t>W najprostszym przypadku, gdy liczba wierszy w mapach jest równa</w:t>
      </w:r>
      <w:r w:rsidR="009D1859">
        <w:t xml:space="preserve"> lub mniejsza od</w:t>
      </w:r>
      <w:r>
        <w:t xml:space="preserve"> wybranej globalnej ilości zadań, n</w:t>
      </w:r>
      <w:r w:rsidRPr="00EA5635">
        <w:t>umer identyfikacyjny zadania ponownie jes</w:t>
      </w:r>
      <w:r>
        <w:t>t traktowany jako numer wiersza.</w:t>
      </w:r>
      <w:r w:rsidRPr="00EA5635">
        <w:t xml:space="preserve"> </w:t>
      </w:r>
      <w:r w:rsidR="009D1859">
        <w:t>W przeciwnym przypadku</w:t>
      </w:r>
      <w:r>
        <w:t xml:space="preserve"> każde zadanie przetworzy odpowiednio więcej wątków.</w:t>
      </w:r>
    </w:p>
    <w:p w14:paraId="7BABEFE5" w14:textId="39556453" w:rsidR="009D1859" w:rsidRPr="009D1859" w:rsidRDefault="009D1859" w:rsidP="009D1859">
      <w:r>
        <w:t xml:space="preserve">Mapy lokalne dla grup roboczych przechowywane są w pamięci lokalnej, co zapewnia szybki dostęp i niski koszt operacji atomowych (ich wykorzystanie opisano w rozdziale </w:t>
      </w:r>
      <w:r>
        <w:fldChar w:fldCharType="begin"/>
      </w:r>
      <w:r>
        <w:instrText xml:space="preserve"> REF _Ref376437731 \r \h </w:instrText>
      </w:r>
      <w:r>
        <w:fldChar w:fldCharType="separate"/>
      </w:r>
      <w:r w:rsidR="003842B4">
        <w:t>3.4.2</w:t>
      </w:r>
      <w:r>
        <w:fldChar w:fldCharType="end"/>
      </w:r>
      <w:r>
        <w:t xml:space="preserve">). Przed zakończeniem wykonania grupy roboczej zadanie o lokalnym identyfikatorze 0 kopiuje uzupełnioną lokalną mapę z pamięci lokalnej do globalnej. Do przechowywania map w pamięci globalnej wykorzystywana jest macierz o rozmiarze </w:t>
      </w:r>
      <w:r>
        <w:rPr>
          <w:i/>
        </w:rPr>
        <w:t>N x M</w:t>
      </w:r>
      <w:r>
        <w:t xml:space="preserve">. </w:t>
      </w:r>
      <w:r>
        <w:rPr>
          <w:i/>
        </w:rPr>
        <w:t>N</w:t>
      </w:r>
      <w:r>
        <w:t xml:space="preserve"> jest równe ilości grup roboczych przypadających na część macierzy, </w:t>
      </w:r>
      <w:r>
        <w:rPr>
          <w:i/>
        </w:rPr>
        <w:t xml:space="preserve">M </w:t>
      </w:r>
      <w:r>
        <w:t>zaś długości map lokalnych dla tej części.</w:t>
      </w:r>
    </w:p>
    <w:p w14:paraId="4AD39512" w14:textId="7DFC036F" w:rsidR="00233E46" w:rsidRPr="00855588" w:rsidRDefault="009D1859" w:rsidP="00233E46">
      <w:r>
        <w:t>M</w:t>
      </w:r>
      <w:r w:rsidR="00233E46" w:rsidRPr="00855588">
        <w:t>apy lokalne wpisane są do mapy globaln</w:t>
      </w:r>
      <w:r>
        <w:t>ej jako kolumny</w:t>
      </w:r>
      <w:r w:rsidR="00E751BB">
        <w:t xml:space="preserve"> wspomnianej wyżej macierzy</w:t>
      </w:r>
      <w:r>
        <w:t>.</w:t>
      </w:r>
      <w:r w:rsidR="00233E46" w:rsidRPr="00855588">
        <w:t xml:space="preserve"> </w:t>
      </w:r>
      <w:r>
        <w:t>K</w:t>
      </w:r>
      <w:r w:rsidR="00233E46" w:rsidRPr="00855588">
        <w:t xml:space="preserve">ażde zadanie </w:t>
      </w:r>
      <w:r w:rsidR="00E751BB">
        <w:t xml:space="preserve">drugiego kernela </w:t>
      </w:r>
      <w:r w:rsidR="00233E46" w:rsidRPr="00855588">
        <w:t xml:space="preserve">przegląda przypisany mu wiersz w mapie globalnej. Pierwszy znaleziony wpis różny od </w:t>
      </w:r>
      <w:r w:rsidR="00233E46" w:rsidRPr="009D1859">
        <w:rPr>
          <w:i/>
        </w:rPr>
        <w:t>-1</w:t>
      </w:r>
      <w:r w:rsidR="00233E46" w:rsidRPr="00EA5635">
        <w:t>, oznaczający</w:t>
      </w:r>
      <w:r w:rsidR="00233E46">
        <w:t>,</w:t>
      </w:r>
      <w:r w:rsidR="00233E46" w:rsidRPr="00EA5635">
        <w:t xml:space="preserve"> iż istnieje w macierzy wiersz o takim </w:t>
      </w:r>
      <w:r w:rsidR="00233E46" w:rsidRPr="00EA5635">
        <w:lastRenderedPageBreak/>
        <w:t>pierwszym wyrazie niezerowym, traktowane jest jako kanoniczn</w:t>
      </w:r>
      <w:r w:rsidR="00233E46" w:rsidRPr="00855588">
        <w:t>e, tj. ten wiersz jest wykorzystywany do redukcji ewentualnych innych wierszy które posiadają ten sam pierwszy wyraz niezerowy. Jeżeli podczas dalszego przeglądania wiersza w mapie zostaną znalezione numery innych wierszy które mają ten sam pierwszy wyraz niezerowy, na tych dalszych wierszach wykonywana jest eliminacja względem pierwszego znalezionego wiersza.</w:t>
      </w:r>
    </w:p>
    <w:p w14:paraId="0D0C3D72" w14:textId="76B037B3" w:rsidR="00233E46" w:rsidRDefault="00233E46" w:rsidP="00233E46">
      <w:r w:rsidRPr="00855588">
        <w:t xml:space="preserve">Ten </w:t>
      </w:r>
      <w:proofErr w:type="spellStart"/>
      <w:r w:rsidRPr="00855588">
        <w:t>kernel</w:t>
      </w:r>
      <w:proofErr w:type="spellEnd"/>
      <w:r w:rsidRPr="00855588">
        <w:t xml:space="preserve"> przywraca jedynie warunek unikalności globalnej nie zwracając z kolei uwagi na unikalność lokalną (wewnątrz bloków, tj. grup roboczych). Uruchomienie pierwszego, a potem drugiego kernela (w sposób blokujący, czyli niedopuszczający uruchomienia ich symultanicznie) jest traktowany jako jeden </w:t>
      </w:r>
      <w:r w:rsidR="009D1859">
        <w:t>pod-</w:t>
      </w:r>
      <w:r w:rsidRPr="00855588">
        <w:t xml:space="preserve">cykl rozwiązania. Każda wykonana </w:t>
      </w:r>
      <w:r w:rsidR="00E751BB">
        <w:t xml:space="preserve">przez drugi </w:t>
      </w:r>
      <w:proofErr w:type="spellStart"/>
      <w:r w:rsidR="00E751BB">
        <w:t>kernel</w:t>
      </w:r>
      <w:proofErr w:type="spellEnd"/>
      <w:r w:rsidR="00E751BB">
        <w:t xml:space="preserve"> </w:t>
      </w:r>
      <w:r w:rsidRPr="00855588">
        <w:t xml:space="preserve">eliminacja jest zapisywana do odpowiedniej zmiennej jako „operacja”; tylko ta dana jest pobierana do hosta po każdym </w:t>
      </w:r>
      <w:r w:rsidR="009D1859">
        <w:t>pod-</w:t>
      </w:r>
      <w:r w:rsidRPr="00855588">
        <w:t>cyklu rozwiązania, by zaoszczędzić na ilości danych koniecznych do przesłania przez złącze PCI-Express. Jeżeli ilość operacji globalnego przywracania jest niezerowa, jest to informacja</w:t>
      </w:r>
      <w:r>
        <w:t>,</w:t>
      </w:r>
      <w:r w:rsidRPr="00E22C93">
        <w:t xml:space="preserve"> iż konieczne jest przeprowadzenie kolejnego </w:t>
      </w:r>
      <w:r w:rsidR="009D1859">
        <w:t>pod-</w:t>
      </w:r>
      <w:r w:rsidRPr="00E22C93">
        <w:t>cyklu rozwiązania</w:t>
      </w:r>
      <w:r w:rsidR="00E751BB">
        <w:t xml:space="preserve"> dla tego samego frontu</w:t>
      </w:r>
      <w:r w:rsidRPr="00E22C93">
        <w:t>, czyli p</w:t>
      </w:r>
      <w:r w:rsidR="00E751BB">
        <w:t xml:space="preserve">onowne uruchomienie obu </w:t>
      </w:r>
      <w:proofErr w:type="spellStart"/>
      <w:r w:rsidR="00E751BB">
        <w:t>kerneli</w:t>
      </w:r>
      <w:proofErr w:type="spellEnd"/>
      <w:r w:rsidR="00E751BB">
        <w:t xml:space="preserve"> dla tych samych danych.</w:t>
      </w:r>
    </w:p>
    <w:p w14:paraId="346B2249" w14:textId="7012FFAE" w:rsidR="00BD31FB" w:rsidRDefault="00E751BB" w:rsidP="00233E46">
      <w:r>
        <w:t>Warunkiem zakończenia pętli pod-cykli dla frontu jest zakończenie</w:t>
      </w:r>
      <w:r w:rsidR="009D1859">
        <w:t xml:space="preserve"> wykonanie</w:t>
      </w:r>
      <w:r>
        <w:t xml:space="preserve"> obu </w:t>
      </w:r>
      <w:proofErr w:type="spellStart"/>
      <w:r>
        <w:t>kerneli</w:t>
      </w:r>
      <w:proofErr w:type="spellEnd"/>
      <w:r w:rsidR="009D1859">
        <w:t xml:space="preserve"> i pobrana ilość operacji jest </w:t>
      </w:r>
      <w:r w:rsidR="009D1859">
        <w:rPr>
          <w:i/>
        </w:rPr>
        <w:t>0</w:t>
      </w:r>
      <w:r>
        <w:t>. Wówczas</w:t>
      </w:r>
      <w:r w:rsidR="009D1859">
        <w:t xml:space="preserve"> przetworzona część macierzy oraz wektora prawej strony jest pobierana z urządzenia. Następnie pobrane części są wpisywane z powrotem we właściwe miejsca w macierzy oraz wektorze po stronie gospodarza. </w:t>
      </w:r>
    </w:p>
    <w:p w14:paraId="24309CA1" w14:textId="172CFD93" w:rsidR="009D1859" w:rsidRDefault="009D1859" w:rsidP="00233E46">
      <w:r>
        <w:t xml:space="preserve">Pobierana jest również finalna postać mapy globalnej </w:t>
      </w:r>
      <w:r w:rsidR="00BD31FB">
        <w:t xml:space="preserve">w formie </w:t>
      </w:r>
      <w:r w:rsidR="00BD31FB">
        <w:rPr>
          <w:i/>
        </w:rPr>
        <w:t>N x M</w:t>
      </w:r>
      <w:r w:rsidR="00BD31FB">
        <w:t xml:space="preserve">. Następnie, ponieważ po wykonaniu drugiego kernela z wynikiem zera operacji w każdym wierszu jest najwyżej jedno pole o wartości nie wynoszącej </w:t>
      </w:r>
      <w:r w:rsidR="00BD31FB">
        <w:rPr>
          <w:i/>
        </w:rPr>
        <w:t>-1,</w:t>
      </w:r>
      <w:r w:rsidR="00BD31FB">
        <w:t xml:space="preserve"> mapa jest sprowadzana do pojedynczego wektora. Dla wierszy które zawierały wyraz nie wynoszący </w:t>
      </w:r>
      <w:r w:rsidR="00BD31FB">
        <w:rPr>
          <w:i/>
        </w:rPr>
        <w:t>-1</w:t>
      </w:r>
      <w:r w:rsidR="00BD31FB">
        <w:t xml:space="preserve"> w wektorze zapisywany jest wyraz, dla pozostałych </w:t>
      </w:r>
      <w:r w:rsidR="00BD31FB">
        <w:rPr>
          <w:i/>
        </w:rPr>
        <w:t>-1.</w:t>
      </w:r>
    </w:p>
    <w:p w14:paraId="3408AE4B" w14:textId="0342C32F" w:rsidR="00BD31FB" w:rsidRPr="00BD31FB" w:rsidRDefault="00BD31FB" w:rsidP="00233E46">
      <w:r>
        <w:t>Powstały wektor można rozpatrywać jako globalną mapę dla danej części. Ponieważ części macierzy obrabiane są osobno, konieczne jest rozwiązanie analogicznego problemu jak w przypadku przywracania unikalności w obrębie pojedynczej części.</w:t>
      </w:r>
    </w:p>
    <w:p w14:paraId="0FB13B1C" w14:textId="306A2D25" w:rsidR="009D1859" w:rsidRDefault="009D1859" w:rsidP="00233E46">
      <w:r>
        <w:t>Po zakończeniu wykonania pod-cykli rozwiązania dla wszystk</w:t>
      </w:r>
      <w:r w:rsidR="00BD31FB">
        <w:t xml:space="preserve">ich części macierzy wygenerowane mapy globalne dla części są zbierane w strukturę podobną do mapy globalnej podczas przetwarzania części, również o wymiarach </w:t>
      </w:r>
      <w:r w:rsidR="00BD31FB">
        <w:rPr>
          <w:i/>
        </w:rPr>
        <w:t>N x M</w:t>
      </w:r>
      <w:r w:rsidR="00BD31FB">
        <w:t xml:space="preserve">. W tym przypadku </w:t>
      </w:r>
      <w:r w:rsidR="00BD31FB">
        <w:rPr>
          <w:i/>
        </w:rPr>
        <w:t>N</w:t>
      </w:r>
      <w:r w:rsidR="00BD31FB">
        <w:t xml:space="preserve"> jest równe ilości części, </w:t>
      </w:r>
      <w:r w:rsidR="00BD31FB">
        <w:rPr>
          <w:i/>
        </w:rPr>
        <w:t>M</w:t>
      </w:r>
      <w:r w:rsidR="00BD31FB">
        <w:t xml:space="preserve"> zaś ilości niewiadomych w macierzy.</w:t>
      </w:r>
    </w:p>
    <w:p w14:paraId="4113D1F3" w14:textId="043CE3A3" w:rsidR="00BD31FB" w:rsidRDefault="00BD31FB" w:rsidP="00233E46">
      <w:r>
        <w:lastRenderedPageBreak/>
        <w:t xml:space="preserve">Dla tej struktury wykonywana jest analogiczna do działania drugiego kernela w pod-cyklu rozwiązania dla części: przywracany jest globalny warunek unikalności pierwszego wyrazu niezerowego. Ta część rozwiązania jest wykonywana na CPU po stronie gospodarza, by uniknąć transferów dużych ilości danych po złączu PCI-Express. By przyspieszyć jej wykonanie, pętla po wierszach globalnych map została zrównoleglona przy pomocy API </w:t>
      </w:r>
      <w:proofErr w:type="spellStart"/>
      <w:r>
        <w:t>OpenMP</w:t>
      </w:r>
      <w:proofErr w:type="spellEnd"/>
      <w:r>
        <w:t>.</w:t>
      </w:r>
    </w:p>
    <w:p w14:paraId="2EF59BE3" w14:textId="13CC02A2" w:rsidR="00BD31FB" w:rsidRDefault="00BD31FB" w:rsidP="00233E46">
      <w:r>
        <w:t>Analogicznie do pod-cyklu rozwiązania, zliczana jest ilość wykonanych operacji redukcji wierszy. Ilość zerowa powoduje zakończenie fazy eliminacji w przód, niezerowa zaś wykonanie kolejnego cyklu rozwiązania, wraz ze wszystkimi pod-cyklami dla poszczególnych części.</w:t>
      </w:r>
    </w:p>
    <w:p w14:paraId="148DB12F" w14:textId="3E6D3DD5" w:rsidR="00BD31FB" w:rsidRDefault="00BD31FB" w:rsidP="00BD31FB">
      <w:pPr>
        <w:pStyle w:val="Nagwek2"/>
      </w:pPr>
      <w:bookmarkStart w:id="172" w:name="_Toc376693447"/>
      <w:r>
        <w:t>WYKORZYSTANIE PAMIĘCI</w:t>
      </w:r>
      <w:bookmarkEnd w:id="172"/>
    </w:p>
    <w:p w14:paraId="794A9CC6" w14:textId="21D75B92" w:rsidR="00BD31FB" w:rsidRDefault="00BD31FB" w:rsidP="00BD31FB">
      <w:r>
        <w:t xml:space="preserve">Jak zostało wcześniej nadmienione, jednym z wąskich gardeł w przypadku urządzeń obliczeniowych jest przesyłanie danych przez złącze PCI-Express. </w:t>
      </w:r>
      <w:r w:rsidR="001C3EA4">
        <w:t>W trakcie wykonywania samych obliczeń należy również unikać blokujących dostępów do pamięci globalnej, takich jak na przykład operacje atomowe. Poniżej opisano metody ograniczenia ilości przesyłanych danych i wykorzystanie pamięci lokalnej.</w:t>
      </w:r>
    </w:p>
    <w:p w14:paraId="6D4F9A17" w14:textId="19949F8B" w:rsidR="001C3EA4" w:rsidRDefault="001C3EA4" w:rsidP="001C3EA4">
      <w:pPr>
        <w:pStyle w:val="Nagwek3"/>
      </w:pPr>
      <w:bookmarkStart w:id="173" w:name="_Toc376693448"/>
      <w:r>
        <w:t>WYBÓR WYCINKA MACIERZY DLA CZĘŚCI</w:t>
      </w:r>
      <w:bookmarkEnd w:id="173"/>
    </w:p>
    <w:p w14:paraId="12DF3F85" w14:textId="3C0D1487" w:rsidR="007E4C72" w:rsidRDefault="00980169" w:rsidP="001C3EA4">
      <w:pPr>
        <w:rPr>
          <w:ins w:id="174" w:author="Pawel Wal" w:date="2014-01-13T09:07:00Z"/>
        </w:rPr>
      </w:pPr>
      <w:r>
        <w:t xml:space="preserve">Na rysunku </w:t>
      </w:r>
      <w:r>
        <w:fldChar w:fldCharType="begin"/>
      </w:r>
      <w:r>
        <w:instrText xml:space="preserve"> REF X_rys_mtxdiag \h </w:instrText>
      </w:r>
      <w:r>
        <w:fldChar w:fldCharType="separate"/>
      </w:r>
      <w:r w:rsidR="003842B4">
        <w:rPr>
          <w:noProof/>
        </w:rPr>
        <w:t>19</w:t>
      </w:r>
      <w:r>
        <w:fldChar w:fldCharType="end"/>
      </w:r>
      <w:r>
        <w:t xml:space="preserve"> została przedstawiona przykładowa macierz podzielona na pięć części. Dla uproszczenia przykładu wybrano macierz pasmową zawierającą wyrazy niezerowe (oznaczone kolorem zielonym) wyłącznie na przekątnej. Pozostałe pola (szare) zawierają zera.</w:t>
      </w:r>
    </w:p>
    <w:p w14:paraId="5CD9507E" w14:textId="77777777" w:rsidR="007E4C72" w:rsidRDefault="007E4C72">
      <w:pPr>
        <w:spacing w:line="276" w:lineRule="auto"/>
        <w:ind w:firstLine="0"/>
        <w:jc w:val="left"/>
        <w:rPr>
          <w:ins w:id="175" w:author="Pawel Wal" w:date="2014-01-13T09:07:00Z"/>
        </w:rPr>
      </w:pPr>
      <w:ins w:id="176" w:author="Pawel Wal" w:date="2014-01-13T09:07:00Z">
        <w:r>
          <w:br w:type="page"/>
        </w:r>
      </w:ins>
    </w:p>
    <w:p w14:paraId="031447A4" w14:textId="17F1CD43" w:rsidR="001C3EA4" w:rsidDel="007E4C72" w:rsidRDefault="001C3EA4" w:rsidP="001C3EA4">
      <w:pPr>
        <w:rPr>
          <w:del w:id="177" w:author="Pawel Wal" w:date="2014-01-13T09:07:00Z"/>
        </w:rPr>
      </w:pPr>
    </w:p>
    <w:p w14:paraId="51C9F1E0" w14:textId="410971C2" w:rsidR="00980169" w:rsidRDefault="00980169" w:rsidP="00980169">
      <w:pPr>
        <w:pStyle w:val="Bezodstpw"/>
        <w:jc w:val="center"/>
      </w:pPr>
      <w:r w:rsidRPr="00980169">
        <w:rPr>
          <w:noProof/>
        </w:rPr>
        <w:drawing>
          <wp:inline distT="0" distB="0" distL="0" distR="0" wp14:anchorId="79E9D847" wp14:editId="4A1DF5FF">
            <wp:extent cx="3568703" cy="2973788"/>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8652" cy="2973745"/>
                    </a:xfrm>
                    <a:prstGeom prst="rect">
                      <a:avLst/>
                    </a:prstGeom>
                    <a:noFill/>
                    <a:ln>
                      <a:noFill/>
                    </a:ln>
                  </pic:spPr>
                </pic:pic>
              </a:graphicData>
            </a:graphic>
          </wp:inline>
        </w:drawing>
      </w:r>
    </w:p>
    <w:p w14:paraId="7A732315" w14:textId="6E5218D3" w:rsidR="00980169" w:rsidRDefault="00980169" w:rsidP="00980169">
      <w:pPr>
        <w:pStyle w:val="Cytat"/>
        <w:jc w:val="center"/>
      </w:pPr>
      <w:r>
        <w:t xml:space="preserve">Rysunek </w:t>
      </w:r>
      <w:bookmarkStart w:id="178" w:name="X_rys_mtxdiag"/>
      <w:r>
        <w:fldChar w:fldCharType="begin"/>
      </w:r>
      <w:r>
        <w:instrText xml:space="preserve"> SEQ eq </w:instrText>
      </w:r>
      <w:r>
        <w:fldChar w:fldCharType="separate"/>
      </w:r>
      <w:r w:rsidR="003842B4">
        <w:rPr>
          <w:noProof/>
        </w:rPr>
        <w:t>19</w:t>
      </w:r>
      <w:r>
        <w:fldChar w:fldCharType="end"/>
      </w:r>
      <w:bookmarkEnd w:id="178"/>
      <w:r>
        <w:t>. Przykładowa macierz pasmowa</w:t>
      </w:r>
    </w:p>
    <w:p w14:paraId="05769D04" w14:textId="66CACB4E" w:rsidR="00980169" w:rsidRDefault="00980169" w:rsidP="00980169">
      <w:r>
        <w:t>Jeśli zostałoby wybrane najbardziej naiwne rozwiązanie, tj. przesyłanie za każdym razem cały fragment macierzy odpowiadający części, wielokrotnie odbywałyby się transfery zbędnych danych.</w:t>
      </w:r>
    </w:p>
    <w:p w14:paraId="1F451179" w14:textId="77777777" w:rsidR="00980169" w:rsidRDefault="00980169" w:rsidP="00980169">
      <w:r>
        <w:t xml:space="preserve">Posługując się przykładem eliminacji Gaussa przeprowadzonym wcześniej można wysunąć dwa kolejne stwierdzenia. Po pierwsze, dla danej macierzy podczas eliminacji w przód nie zajdzie żadna zmiana w kolumnach o indeksach mniejszych niż najniższy indeks kolumny zawierającej wyraz niezerowy. Po drugie, dla danej macierzy nie zajdzie żadna zmiana w kolumnach o indeksach większych niż najwyższy indeks kolumny zawierającej wyraz niezerowy. </w:t>
      </w:r>
    </w:p>
    <w:p w14:paraId="3E732248" w14:textId="2F9624E7" w:rsidR="00980169" w:rsidRDefault="00980169" w:rsidP="00980169">
      <w:r>
        <w:t xml:space="preserve">W związku z tym, pozycje które nie mogą zostać zmienione nie są alokowane po stronie urządzenia obliczeniowego. Obszary które zostałyby przesłane dla przykładowej macierzy zostały oznaczone na rysunku </w:t>
      </w:r>
      <w:r w:rsidR="00F14C94">
        <w:fldChar w:fldCharType="begin"/>
      </w:r>
      <w:r w:rsidR="00F14C94">
        <w:instrText xml:space="preserve"> REF X_rys_mtxdiag2 \h </w:instrText>
      </w:r>
      <w:r w:rsidR="00F14C94">
        <w:fldChar w:fldCharType="separate"/>
      </w:r>
      <w:r w:rsidR="003842B4">
        <w:rPr>
          <w:noProof/>
        </w:rPr>
        <w:t>20</w:t>
      </w:r>
      <w:r w:rsidR="00F14C94">
        <w:fldChar w:fldCharType="end"/>
      </w:r>
      <w:r>
        <w:t xml:space="preserve"> pogrubionym obramowaniem.</w:t>
      </w:r>
    </w:p>
    <w:p w14:paraId="6330EB96" w14:textId="195D4094" w:rsidR="00980169" w:rsidRDefault="00980169" w:rsidP="00F14C94">
      <w:pPr>
        <w:pStyle w:val="Bezodstpw"/>
        <w:jc w:val="center"/>
      </w:pPr>
      <w:r w:rsidRPr="00980169">
        <w:rPr>
          <w:noProof/>
        </w:rPr>
        <w:lastRenderedPageBreak/>
        <w:drawing>
          <wp:inline distT="0" distB="0" distL="0" distR="0" wp14:anchorId="0B07A22A" wp14:editId="7340B948">
            <wp:extent cx="3482826" cy="2902226"/>
            <wp:effectExtent l="0" t="0" r="381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2796" cy="2902201"/>
                    </a:xfrm>
                    <a:prstGeom prst="rect">
                      <a:avLst/>
                    </a:prstGeom>
                    <a:noFill/>
                    <a:ln>
                      <a:noFill/>
                    </a:ln>
                  </pic:spPr>
                </pic:pic>
              </a:graphicData>
            </a:graphic>
          </wp:inline>
        </w:drawing>
      </w:r>
    </w:p>
    <w:p w14:paraId="08A77FC3" w14:textId="5093C263" w:rsidR="00980169" w:rsidRDefault="00F14C94" w:rsidP="00F14C94">
      <w:pPr>
        <w:pStyle w:val="Cytat"/>
        <w:jc w:val="center"/>
      </w:pPr>
      <w:r>
        <w:t xml:space="preserve">Rysunek </w:t>
      </w:r>
      <w:bookmarkStart w:id="179" w:name="X_rys_mtxdiag2"/>
      <w:r>
        <w:fldChar w:fldCharType="begin"/>
      </w:r>
      <w:r>
        <w:instrText xml:space="preserve"> SEQ eq </w:instrText>
      </w:r>
      <w:r>
        <w:fldChar w:fldCharType="separate"/>
      </w:r>
      <w:r w:rsidR="003842B4">
        <w:rPr>
          <w:noProof/>
        </w:rPr>
        <w:t>20</w:t>
      </w:r>
      <w:r>
        <w:fldChar w:fldCharType="end"/>
      </w:r>
      <w:bookmarkEnd w:id="179"/>
      <w:r>
        <w:t>. Przykładowa macierz pasmowa</w:t>
      </w:r>
    </w:p>
    <w:p w14:paraId="2E127069" w14:textId="49A06466" w:rsidR="00F14C94" w:rsidRDefault="00F14C94" w:rsidP="00F14C94">
      <w:r>
        <w:t>Na rysunkach przedstawiona jest oczywiście sytuacja idealna, lecz przyjęty schemat zapewnia dostateczną kompresję dla macierzy generowanych przez metodę elementów skończonych.</w:t>
      </w:r>
    </w:p>
    <w:p w14:paraId="29D411EF" w14:textId="77777777" w:rsidR="00F14C94" w:rsidRDefault="00F14C94" w:rsidP="00F14C94">
      <w:r>
        <w:t xml:space="preserve">Jak zostało pokazane w rozdziale </w:t>
      </w:r>
      <w:r>
        <w:fldChar w:fldCharType="begin"/>
      </w:r>
      <w:r>
        <w:instrText xml:space="preserve"> REF _Ref376440311 \r \h </w:instrText>
      </w:r>
      <w:r>
        <w:fldChar w:fldCharType="separate"/>
      </w:r>
      <w:r w:rsidR="003842B4">
        <w:t>3.2</w:t>
      </w:r>
      <w:r>
        <w:fldChar w:fldCharType="end"/>
      </w:r>
      <w:r>
        <w:t xml:space="preserve">, długość wymaganej dla danego fragmentu macierzy mapy wynika bezpośrednio z tego, ile znajduje się w nim niewiadomych. Dzieje się tak dlatego, iż numer wiersza w którym pierwszy wyraz niezerowy jest wpisywany do mapy pod indeksem odpowiadającym temu wyrazowi. </w:t>
      </w:r>
    </w:p>
    <w:p w14:paraId="746455D0" w14:textId="1A634F6B" w:rsidR="00F14C94" w:rsidRDefault="00F14C94" w:rsidP="00F14C94">
      <w:r>
        <w:t>Jak widać na powyższym przykładzie, dzięki ograniczeniu szerokości fragmentów macierzy, każdy z nich zawiera mniej niewiadomych. Mapy dla danej części macierzy alokowane są więc nie o długości równej ilości wszystkich niewiadomych, a jedynie szerokości fragmentu. Dzięki temu możliwe jest umieszczenie ich w pamięci lokalnej jednostki obliczeniowej nawet dla dużych macierzy.</w:t>
      </w:r>
    </w:p>
    <w:p w14:paraId="29F71E96" w14:textId="4A2DA3E0" w:rsidR="006A7A6E" w:rsidRPr="006A7A6E" w:rsidRDefault="006A7A6E" w:rsidP="00F14C94">
      <w:r>
        <w:t xml:space="preserve">Warto zauważyć, że podczas podstawiania wstecz konieczne jest dla danego wiersza sprawdzenie wartości wszystkich pól od brzegu macierzy do konkretnego wyrazu. W przypadku pesymistycznym, czyli dla wiersza zawierającego pierwszy wyraz niezerowy pod indeksem </w:t>
      </w:r>
      <w:r>
        <w:rPr>
          <w:i/>
        </w:rPr>
        <w:t>1,</w:t>
      </w:r>
      <w:r>
        <w:t xml:space="preserve"> jest to N sprawdzeń. Jednakże zastosowany schemat daje wiedzę o tym, jaki jest najwyższy indeks kolumny zawierającej wyraz niezerowy w danej części macierzy. Wykorzystano tą wiedzę i zamieniono przejście od brzegu macierzy do wyrazu na przejście od kolumny zawierającej najbardziej wysunięty na prawo wyraz niezerowy do aktualnie obrabianego wyrazu.</w:t>
      </w:r>
    </w:p>
    <w:p w14:paraId="0C28FEF4" w14:textId="1BC99A61" w:rsidR="00233E46" w:rsidRPr="00D93B98" w:rsidRDefault="00233E46" w:rsidP="00233E46">
      <w:pPr>
        <w:pStyle w:val="Nagwek3"/>
      </w:pPr>
      <w:bookmarkStart w:id="180" w:name="_Ref376437731"/>
      <w:bookmarkStart w:id="181" w:name="_Toc376693449"/>
      <w:r>
        <w:lastRenderedPageBreak/>
        <w:t>PAMIĘĆ LOKALNA</w:t>
      </w:r>
      <w:bookmarkEnd w:id="180"/>
      <w:bookmarkEnd w:id="181"/>
    </w:p>
    <w:p w14:paraId="7CE583C0" w14:textId="17325EB0" w:rsidR="006133F3" w:rsidRPr="00855588" w:rsidRDefault="009543BF" w:rsidP="009543BF">
      <w:r w:rsidRPr="00CC51EC">
        <w:t>Podczas analizy problemu okazało się, iż nie jest konieczne blokowanie dostępu do całego wektora mapy podczas wykonywania zadań. Z racji tego, iż dla danego wiersza w danym momencie musi być zapewniony synchroniczny dostęp tylko do jednej pozycji w tym w</w:t>
      </w:r>
      <w:r w:rsidR="00F14C94">
        <w:t>ektorze</w:t>
      </w:r>
      <w:r w:rsidRPr="00CC51EC">
        <w:t xml:space="preserve">, konieczne jest zablokowanie dostępu tylko do tej jednej pozycji. </w:t>
      </w:r>
      <w:r w:rsidR="006133F3" w:rsidRPr="00CC51EC">
        <w:t>Zarzucony został pomysł wykorzystania wykluczenia wzajemnego (</w:t>
      </w:r>
      <w:proofErr w:type="spellStart"/>
      <w:r w:rsidR="006133F3" w:rsidRPr="00CC51EC">
        <w:t>mutexów</w:t>
      </w:r>
      <w:proofErr w:type="spellEnd"/>
      <w:r w:rsidR="006133F3" w:rsidRPr="00CC51EC">
        <w:t xml:space="preserve">); zamiast tego w </w:t>
      </w:r>
      <w:proofErr w:type="spellStart"/>
      <w:r w:rsidR="006133F3" w:rsidRPr="00CC51EC">
        <w:t>kernelu</w:t>
      </w:r>
      <w:proofErr w:type="spellEnd"/>
      <w:r w:rsidR="006133F3" w:rsidRPr="00CC51EC">
        <w:t xml:space="preserve"> </w:t>
      </w:r>
      <w:r w:rsidR="00F14C94">
        <w:t>zastosowano operację atomową</w:t>
      </w:r>
      <w:r w:rsidR="00DE18B3">
        <w:t xml:space="preserve"> </w:t>
      </w:r>
      <w:r w:rsidR="006133F3" w:rsidRPr="00CC51EC">
        <w:t xml:space="preserve">wbudowaną w OpenCL </w:t>
      </w:r>
      <w:r w:rsidR="00DE18B3" w:rsidRPr="00CC51EC">
        <w:t>funkcj</w:t>
      </w:r>
      <w:r w:rsidR="00DE18B3">
        <w:t>ą</w:t>
      </w:r>
      <w:r w:rsidR="00DE18B3" w:rsidRPr="00CC51EC">
        <w:t xml:space="preserve"> </w:t>
      </w:r>
      <w:proofErr w:type="spellStart"/>
      <w:r w:rsidR="006133F3" w:rsidRPr="00CC51EC">
        <w:rPr>
          <w:rFonts w:ascii="Courier New" w:hAnsi="Courier New" w:cs="Courier New"/>
        </w:rPr>
        <w:t>atomic_cmpxchg</w:t>
      </w:r>
      <w:proofErr w:type="spellEnd"/>
      <w:r w:rsidR="006133F3" w:rsidRPr="00855588">
        <w:rPr>
          <w:rStyle w:val="Odwoanieprzypisudolnego"/>
        </w:rPr>
        <w:footnoteReference w:id="5"/>
      </w:r>
      <w:r w:rsidR="006133F3" w:rsidRPr="00855588">
        <w:t xml:space="preserve">. </w:t>
      </w:r>
    </w:p>
    <w:p w14:paraId="0BFC4E32" w14:textId="02673E83" w:rsidR="009543BF" w:rsidRPr="00855588" w:rsidRDefault="006133F3" w:rsidP="009543BF">
      <w:r w:rsidRPr="00855588">
        <w:t>Funkcja ta przyjmuje trzy parametry: wskaźnik na miejsce docelowe w pamięci, wartość do porównania z nim i wartość do ewentualnego podstawienia. W momencie</w:t>
      </w:r>
      <w:r w:rsidR="00DE18B3">
        <w:t>,</w:t>
      </w:r>
      <w:r w:rsidRPr="00855588">
        <w:t xml:space="preserve"> kiedy zadanie rozpatrujące dany wiersz ustali</w:t>
      </w:r>
      <w:r w:rsidR="00DE18B3">
        <w:t>,</w:t>
      </w:r>
      <w:r w:rsidRPr="00855588">
        <w:t xml:space="preserve"> jaki jest jego pierwszy wyraz niezerowy, wywołuje funkcję </w:t>
      </w:r>
      <w:proofErr w:type="spellStart"/>
      <w:r w:rsidRPr="00855588">
        <w:rPr>
          <w:rFonts w:ascii="Courier New" w:hAnsi="Courier New" w:cs="Courier New"/>
        </w:rPr>
        <w:t>atomic_cmpxchg</w:t>
      </w:r>
      <w:proofErr w:type="spellEnd"/>
      <w:r w:rsidRPr="00855588">
        <w:t xml:space="preserve"> w następujący (zapisany poglądowo) sposób:</w:t>
      </w:r>
    </w:p>
    <w:p w14:paraId="695087F0" w14:textId="77777777" w:rsidR="006133F3" w:rsidRPr="00855588" w:rsidRDefault="006133F3" w:rsidP="006133F3">
      <w:pPr>
        <w:jc w:val="center"/>
        <w:rPr>
          <w:rFonts w:ascii="Courier New" w:hAnsi="Courier New" w:cs="Courier New"/>
          <w:sz w:val="20"/>
        </w:rPr>
      </w:pPr>
      <w:proofErr w:type="spellStart"/>
      <w:r w:rsidRPr="00855588">
        <w:rPr>
          <w:rFonts w:ascii="Courier New" w:hAnsi="Courier New" w:cs="Courier New"/>
          <w:sz w:val="20"/>
        </w:rPr>
        <w:t>atomic_cmpxchg</w:t>
      </w:r>
      <w:proofErr w:type="spellEnd"/>
      <w:r w:rsidRPr="00855588">
        <w:rPr>
          <w:rFonts w:ascii="Courier New" w:hAnsi="Courier New" w:cs="Courier New"/>
          <w:sz w:val="20"/>
        </w:rPr>
        <w:t>(&amp;mapa[</w:t>
      </w:r>
      <w:proofErr w:type="spellStart"/>
      <w:r w:rsidRPr="00855588">
        <w:rPr>
          <w:rFonts w:ascii="Courier New" w:hAnsi="Courier New" w:cs="Courier New"/>
          <w:sz w:val="20"/>
        </w:rPr>
        <w:t>pierwszy_wyraz_niezerowy</w:t>
      </w:r>
      <w:proofErr w:type="spellEnd"/>
      <w:r w:rsidRPr="00855588">
        <w:rPr>
          <w:rFonts w:ascii="Courier New" w:hAnsi="Courier New" w:cs="Courier New"/>
          <w:sz w:val="20"/>
        </w:rPr>
        <w:t xml:space="preserve">], -1, </w:t>
      </w:r>
      <w:proofErr w:type="spellStart"/>
      <w:r w:rsidRPr="00855588">
        <w:rPr>
          <w:rFonts w:ascii="Courier New" w:hAnsi="Courier New" w:cs="Courier New"/>
          <w:sz w:val="20"/>
        </w:rPr>
        <w:t>numer_wiersza</w:t>
      </w:r>
      <w:proofErr w:type="spellEnd"/>
      <w:r w:rsidRPr="00855588">
        <w:rPr>
          <w:rFonts w:ascii="Courier New" w:hAnsi="Courier New" w:cs="Courier New"/>
          <w:sz w:val="20"/>
        </w:rPr>
        <w:t>)</w:t>
      </w:r>
    </w:p>
    <w:p w14:paraId="517BEFBB" w14:textId="38A6FC5A" w:rsidR="006133F3" w:rsidRPr="00CC51EC" w:rsidRDefault="006133F3" w:rsidP="009543BF">
      <w:r w:rsidRPr="00862065">
        <w:t xml:space="preserve">Dla takich danych </w:t>
      </w:r>
      <w:r w:rsidRPr="00D93B98">
        <w:t xml:space="preserve">funkcja </w:t>
      </w:r>
      <w:proofErr w:type="spellStart"/>
      <w:r w:rsidRPr="00D93B98">
        <w:rPr>
          <w:rFonts w:ascii="Courier New" w:hAnsi="Courier New" w:cs="Courier New"/>
        </w:rPr>
        <w:t>atomic_cmpxchg</w:t>
      </w:r>
      <w:proofErr w:type="spellEnd"/>
      <w:r w:rsidRPr="00CC51EC">
        <w:rPr>
          <w:rFonts w:ascii="Courier New" w:hAnsi="Courier New" w:cs="Courier New"/>
        </w:rPr>
        <w:t xml:space="preserve"> </w:t>
      </w:r>
      <w:r w:rsidRPr="00CC51EC">
        <w:t xml:space="preserve">porówna pozycję w wektorze </w:t>
      </w:r>
      <w:r w:rsidR="00DE18B3" w:rsidRPr="00CC51EC">
        <w:t>map</w:t>
      </w:r>
      <w:r w:rsidR="00DE18B3">
        <w:t>y</w:t>
      </w:r>
      <w:r w:rsidR="00DE18B3" w:rsidRPr="00CC51EC">
        <w:t xml:space="preserve"> </w:t>
      </w:r>
      <w:r w:rsidRPr="00CC51EC">
        <w:t xml:space="preserve">podaną pozycję z -1. Jeżeli są takie same, na miejsce to zostanie wstawiona wartość zmiennej </w:t>
      </w:r>
      <w:proofErr w:type="spellStart"/>
      <w:r w:rsidRPr="00F14C94">
        <w:rPr>
          <w:i/>
        </w:rPr>
        <w:t>numer_wiersza</w:t>
      </w:r>
      <w:proofErr w:type="spellEnd"/>
      <w:r w:rsidRPr="00CC51EC">
        <w:t xml:space="preserve">, a funkcja zwróci -1. Jeżeli nie są, tj. w mapie na podanej pozycji jest już </w:t>
      </w:r>
      <w:r w:rsidR="00DE18B3" w:rsidRPr="00CC51EC">
        <w:t xml:space="preserve">wpis </w:t>
      </w:r>
      <w:r w:rsidRPr="00CC51EC">
        <w:t>różny od -1</w:t>
      </w:r>
      <w:r w:rsidR="00DE18B3">
        <w:t>,</w:t>
      </w:r>
      <w:r w:rsidRPr="00CC51EC">
        <w:t xml:space="preserve"> na mapie nie zostanie wykonana żadna operacja, funkcja natomiast zwróci wartość</w:t>
      </w:r>
      <w:r w:rsidR="00DE18B3">
        <w:t>,</w:t>
      </w:r>
      <w:r w:rsidRPr="00CC51EC">
        <w:t xml:space="preserve"> która została znaleziona w mapie. W ten sposób wywołaniem jednej funkcji w mapie zostaje umieszczona właściwa informacja, bądź do zadania trafia informacja o tym, względem którego wiersza należy wyeliminować pierwszy wyraz niezerowy w aktualnie przetwarzanym wierszu.</w:t>
      </w:r>
    </w:p>
    <w:p w14:paraId="1AA8C834" w14:textId="65EF0D54" w:rsidR="00F74F55" w:rsidRPr="00CC51EC" w:rsidRDefault="00F74F55" w:rsidP="009543BF">
      <w:r w:rsidRPr="00CC51EC">
        <w:t>Najprostszym i najbardziej intuicyjnym rozwiązaniem byłoby umieszczenie pojedynczej mapy w pamięci globalnej, gdzie mogą ją osiągnąć wszystkie zadania. Jednakże jak zostało nadmienione wcześniej, operacje atomowe</w:t>
      </w:r>
      <w:r w:rsidR="00F14C94">
        <w:t xml:space="preserve"> </w:t>
      </w:r>
      <w:r w:rsidRPr="00CC51EC">
        <w:t>na pamięci globalnej są inherentnie powolne. Znacznie lepszym w kontekście prędkości wykonania jest przechowanie mapy w pamięci lokalnej.</w:t>
      </w:r>
    </w:p>
    <w:p w14:paraId="019CE9B5" w14:textId="4D8DFC5A" w:rsidR="00F74F55" w:rsidRPr="0026593A" w:rsidRDefault="00F74F55" w:rsidP="00F14C94">
      <w:r w:rsidRPr="00CC51EC">
        <w:t xml:space="preserve">W praktyce w </w:t>
      </w:r>
      <w:proofErr w:type="spellStart"/>
      <w:r w:rsidRPr="00CC51EC">
        <w:t>kernelach</w:t>
      </w:r>
      <w:proofErr w:type="spellEnd"/>
      <w:r w:rsidRPr="00CC51EC">
        <w:t xml:space="preserve"> OpenCL z</w:t>
      </w:r>
      <w:r w:rsidRPr="00D24F56">
        <w:t xml:space="preserve">astosowanych w rozwiązaniu dla każdej grupy roboczej tworzona jest osobna mapa, w identycznej postaci jak ta zaproponowana powyżej w opisie równoległego algorytmu. </w:t>
      </w:r>
    </w:p>
    <w:p w14:paraId="0A9C3FE6" w14:textId="02B46F87" w:rsidR="000349E7" w:rsidRDefault="00F74F55" w:rsidP="00E60DD6">
      <w:r w:rsidRPr="0026593A">
        <w:t xml:space="preserve">Zadanie ustawienia początkowych wartości w lokalnej mapie zostało scedowane </w:t>
      </w:r>
      <w:r w:rsidR="00DE18B3">
        <w:t xml:space="preserve">w każdej grupie roboczej </w:t>
      </w:r>
      <w:r w:rsidRPr="0026593A">
        <w:t xml:space="preserve">na pierwsze z jej zadań, tj. to o lokalnym numerze identyfikacyjnym </w:t>
      </w:r>
      <w:r w:rsidRPr="0026593A">
        <w:lastRenderedPageBreak/>
        <w:t>zero. Po kodzie wykonującym tą operację została umieszczona lokalna bariera, dzięki czemu żadne z z</w:t>
      </w:r>
      <w:r w:rsidRPr="000423E4">
        <w:t>adań w grupie roboczej nie rozpocznie wykonania dalszego kodu</w:t>
      </w:r>
      <w:r w:rsidR="00DE18B3">
        <w:t xml:space="preserve"> </w:t>
      </w:r>
      <w:r w:rsidR="00DE18B3" w:rsidRPr="000423E4">
        <w:t xml:space="preserve">zanim mapa nie zostanie wypełniona wpisami </w:t>
      </w:r>
      <w:r w:rsidR="00DE18B3" w:rsidRPr="00772272">
        <w:rPr>
          <w:i/>
        </w:rPr>
        <w:t>-1</w:t>
      </w:r>
      <w:r w:rsidR="00DE18B3">
        <w:t>.</w:t>
      </w:r>
      <w:r w:rsidR="00F14C94" w:rsidRPr="00855588">
        <w:t xml:space="preserve"> </w:t>
      </w:r>
    </w:p>
    <w:p w14:paraId="5F274F61" w14:textId="021D2512" w:rsidR="00E60DD6" w:rsidRDefault="00E60DD6" w:rsidP="00E60DD6">
      <w:pPr>
        <w:pStyle w:val="Nagwek3"/>
      </w:pPr>
      <w:bookmarkStart w:id="182" w:name="_Toc376693450"/>
      <w:r>
        <w:t>PRZECHOWANIE MACIERZY PO STRONIE GOSPODARZA</w:t>
      </w:r>
      <w:bookmarkEnd w:id="182"/>
    </w:p>
    <w:p w14:paraId="6B4BBE53" w14:textId="3F611839" w:rsidR="00E60DD6" w:rsidRDefault="00E60DD6" w:rsidP="00E60DD6">
      <w:r>
        <w:t xml:space="preserve">O ile na urządzenie obliczeniowe wysyłane są tylko fragmenty macierzy, po stronie gospodarza konieczne jest przechowanie całości macierzy w sposób pozwalający na zapis i odczyt dowolnych pól w macierzy. Jak jednakże łatwo obliczyć, próba wpisania do pamięci wszystkich pól macierzy o stu tysiącach niewiadomych jako typu </w:t>
      </w:r>
      <w:proofErr w:type="spellStart"/>
      <w:r>
        <w:rPr>
          <w:i/>
        </w:rPr>
        <w:t>double</w:t>
      </w:r>
      <w:proofErr w:type="spellEnd"/>
      <w:r>
        <w:t xml:space="preserve"> zużyłaby około 75GB.</w:t>
      </w:r>
    </w:p>
    <w:p w14:paraId="0AEB20BF" w14:textId="30DC8537" w:rsidR="00E60DD6" w:rsidRDefault="00E60DD6" w:rsidP="00E60DD6">
      <w:r>
        <w:t xml:space="preserve">Różne schematy kompresji macierzy rzadkich zostały zaprezentowane w rozdziale </w:t>
      </w:r>
      <w:r>
        <w:fldChar w:fldCharType="begin"/>
      </w:r>
      <w:r>
        <w:instrText xml:space="preserve"> REF _Ref376443108 \r \h </w:instrText>
      </w:r>
      <w:r>
        <w:fldChar w:fldCharType="separate"/>
      </w:r>
      <w:r w:rsidR="003842B4">
        <w:t>2.3.2</w:t>
      </w:r>
      <w:r>
        <w:fldChar w:fldCharType="end"/>
      </w:r>
      <w:r>
        <w:t xml:space="preserve">. Na potrzeby oprogramowania zrezygnowano z implementacji jednej z metod, zamiast tego wykorzystując część biblioteki </w:t>
      </w:r>
      <w:proofErr w:type="spellStart"/>
      <w:r>
        <w:t>Boost</w:t>
      </w:r>
      <w:proofErr w:type="spellEnd"/>
      <w:r>
        <w:t xml:space="preserve"> o nazwie </w:t>
      </w:r>
      <w:proofErr w:type="spellStart"/>
      <w:r>
        <w:t>uBLAS</w:t>
      </w:r>
      <w:proofErr w:type="spellEnd"/>
      <w:r>
        <w:t xml:space="preserve">. Dostarcza ona klas do efektywnego przechowywania macierzy rzadkich, między innymi zastosowanej w proponowanym rozwiązaniu klasy </w:t>
      </w:r>
      <w:proofErr w:type="spellStart"/>
      <w:r>
        <w:rPr>
          <w:i/>
        </w:rPr>
        <w:t>compressed_matrix</w:t>
      </w:r>
      <w:proofErr w:type="spellEnd"/>
      <w:r>
        <w:t>.</w:t>
      </w:r>
      <w:r>
        <w:rPr>
          <w:rStyle w:val="Odwoanieprzypisudolnego"/>
        </w:rPr>
        <w:footnoteReference w:id="6"/>
      </w:r>
      <w:r>
        <w:t xml:space="preserve"> </w:t>
      </w:r>
      <w:r w:rsidR="000B259D">
        <w:t>Klasa ta domyślnie przechowuje macierz przy pomocy opisanej wcześniej metody CSR.</w:t>
      </w:r>
    </w:p>
    <w:p w14:paraId="23E7AC3A" w14:textId="3B2EF93B" w:rsidR="00E751BB" w:rsidRDefault="00E751BB" w:rsidP="00E751BB">
      <w:pPr>
        <w:pStyle w:val="Nagwek3"/>
      </w:pPr>
      <w:bookmarkStart w:id="183" w:name="_Toc376693451"/>
      <w:r>
        <w:t>PRZECHOWANIE KOLEKCJI MAP PO STRONIE GOSPODARZA</w:t>
      </w:r>
      <w:bookmarkEnd w:id="183"/>
    </w:p>
    <w:p w14:paraId="1AFEC742" w14:textId="28EA8979" w:rsidR="00E751BB" w:rsidRDefault="00E751BB" w:rsidP="00E751BB">
      <w:r>
        <w:t>Ze względu na zastosowaną koncepcję w skali globalnej istnieje tyle map o długości równej ilości niewiadomych w macierzy, ile jest części macierzy. Jak wspomniano wcześniej, dla macierzy o rozmiarze 10 000 x 10 000, przy globalnej maksymalnej ilości wątków 1024, byłoby to 10</w:t>
      </w:r>
      <w:r w:rsidR="006C6143">
        <w:t xml:space="preserve"> map o długości 10 000.</w:t>
      </w:r>
    </w:p>
    <w:p w14:paraId="48A8AE24" w14:textId="2AB6ADC9" w:rsidR="006C6143" w:rsidRDefault="006C6143" w:rsidP="00E751BB">
      <w:r>
        <w:t xml:space="preserve">Nie jest to jeszcze duża ilość danych. Dlatego początkowo mapa przechowywana była w strukturze typu </w:t>
      </w:r>
      <w:proofErr w:type="spellStart"/>
      <w:r>
        <w:rPr>
          <w:i/>
        </w:rPr>
        <w:t>std</w:t>
      </w:r>
      <w:proofErr w:type="spellEnd"/>
      <w:r>
        <w:rPr>
          <w:i/>
        </w:rPr>
        <w:t>::</w:t>
      </w:r>
      <w:proofErr w:type="spellStart"/>
      <w:r>
        <w:rPr>
          <w:i/>
        </w:rPr>
        <w:t>vector</w:t>
      </w:r>
      <w:proofErr w:type="spellEnd"/>
      <w:r>
        <w:rPr>
          <w:i/>
        </w:rPr>
        <w:t xml:space="preserve"> </w:t>
      </w:r>
      <w:r>
        <w:t>z biblioteki STL C++. Jednakże przy macierzach opisujących układy o więcej niż milionie niewiadomych zaczęło to powodować błędy.</w:t>
      </w:r>
      <w:r w:rsidR="008229EE">
        <w:t xml:space="preserve"> Działo się tak dlatego, iż w standardzie C++ od wektora wymagane jest podczas konstrukcji </w:t>
      </w:r>
      <w:proofErr w:type="spellStart"/>
      <w:r w:rsidR="008229EE">
        <w:t>zaalokowanie</w:t>
      </w:r>
      <w:proofErr w:type="spellEnd"/>
      <w:r w:rsidR="008229EE">
        <w:t xml:space="preserve"> ciągłego, odpowiednio długiego bloku pamięci [</w:t>
      </w:r>
      <w:r w:rsidR="008229EE">
        <w:fldChar w:fldCharType="begin"/>
      </w:r>
      <w:r w:rsidR="008229EE">
        <w:instrText xml:space="preserve"> REF iso_pp \h </w:instrText>
      </w:r>
      <w:r w:rsidR="008229EE">
        <w:fldChar w:fldCharType="separate"/>
      </w:r>
      <w:ins w:id="184" w:author="Pawel Wal" w:date="2014-01-13T09:09:00Z">
        <w:r w:rsidR="003842B4">
          <w:rPr>
            <w:noProof/>
            <w:lang w:val="en-US"/>
          </w:rPr>
          <w:t>16</w:t>
        </w:r>
      </w:ins>
      <w:del w:id="185" w:author="Pawel Wal" w:date="2014-01-13T09:04:00Z">
        <w:r w:rsidR="002E6ADB" w:rsidRPr="002E6ADB" w:rsidDel="007E4C72">
          <w:rPr>
            <w:noProof/>
          </w:rPr>
          <w:delText>16</w:delText>
        </w:r>
      </w:del>
      <w:r w:rsidR="008229EE">
        <w:fldChar w:fldCharType="end"/>
      </w:r>
      <w:r w:rsidR="008229EE">
        <w:t xml:space="preserve">]. Przy próbie konstrukcji mapy dla macierzy o milionie niewiadomych przy globalnej maksymalnej ilości wątków, czyli 977 częściach, następowała próba alokacji 977 * 1 000 000 zmiennych typu </w:t>
      </w:r>
      <w:proofErr w:type="spellStart"/>
      <w:r w:rsidR="008229EE">
        <w:rPr>
          <w:i/>
        </w:rPr>
        <w:t>integer</w:t>
      </w:r>
      <w:proofErr w:type="spellEnd"/>
      <w:r w:rsidR="008229EE">
        <w:t>, co daje nieco ponad 1.8GB ciągłej pamięci.</w:t>
      </w:r>
    </w:p>
    <w:p w14:paraId="1AD0F060" w14:textId="214D3501" w:rsidR="008229EE" w:rsidRPr="006A7A6E" w:rsidRDefault="008229EE" w:rsidP="00E751BB">
      <w:r>
        <w:lastRenderedPageBreak/>
        <w:t xml:space="preserve">Ponieważ kolekcja map jest zasadniczo macierzą, uwaga została skierowana w kierunku wykorzystywanej już i opisanej powyżej struktury </w:t>
      </w:r>
      <w:proofErr w:type="spellStart"/>
      <w:r>
        <w:rPr>
          <w:i/>
        </w:rPr>
        <w:t>compressed_matrix</w:t>
      </w:r>
      <w:proofErr w:type="spellEnd"/>
      <w:r>
        <w:rPr>
          <w:i/>
        </w:rPr>
        <w:t xml:space="preserve"> </w:t>
      </w:r>
      <w:r>
        <w:t xml:space="preserve">z biblioteki </w:t>
      </w:r>
      <w:proofErr w:type="spellStart"/>
      <w:r>
        <w:t>uBLAS</w:t>
      </w:r>
      <w:proofErr w:type="spellEnd"/>
      <w:r>
        <w:t xml:space="preserve">. </w:t>
      </w:r>
      <w:r w:rsidR="006A7A6E">
        <w:t xml:space="preserve">Jednakże domyślną wartością dla </w:t>
      </w:r>
      <w:proofErr w:type="spellStart"/>
      <w:r w:rsidR="006A7A6E">
        <w:t>niezaalokowanej</w:t>
      </w:r>
      <w:proofErr w:type="spellEnd"/>
      <w:r w:rsidR="006A7A6E">
        <w:t xml:space="preserve"> pozycji jest tam </w:t>
      </w:r>
      <w:r w:rsidR="006A7A6E">
        <w:rPr>
          <w:i/>
        </w:rPr>
        <w:t>0</w:t>
      </w:r>
      <w:r w:rsidR="006A7A6E">
        <w:t xml:space="preserve">, a nie </w:t>
      </w:r>
      <w:r w:rsidR="006A7A6E">
        <w:rPr>
          <w:i/>
        </w:rPr>
        <w:t>-1.</w:t>
      </w:r>
      <w:r w:rsidR="006A7A6E">
        <w:t xml:space="preserve"> Dlatego wokół klasy </w:t>
      </w:r>
      <w:proofErr w:type="spellStart"/>
      <w:r w:rsidR="006A7A6E">
        <w:rPr>
          <w:i/>
        </w:rPr>
        <w:t>compressed_matrix</w:t>
      </w:r>
      <w:proofErr w:type="spellEnd"/>
      <w:r w:rsidR="006A7A6E">
        <w:rPr>
          <w:i/>
        </w:rPr>
        <w:t xml:space="preserve"> </w:t>
      </w:r>
      <w:r w:rsidR="006A7A6E">
        <w:t xml:space="preserve">stworzony został </w:t>
      </w:r>
      <w:proofErr w:type="spellStart"/>
      <w:r w:rsidR="006A7A6E">
        <w:t>wrapper</w:t>
      </w:r>
      <w:proofErr w:type="spellEnd"/>
      <w:r w:rsidR="006A7A6E">
        <w:t xml:space="preserve"> modyfikujący nieznalezioną wartość.</w:t>
      </w:r>
    </w:p>
    <w:p w14:paraId="274C020B" w14:textId="77777777" w:rsidR="00B91370" w:rsidRPr="00855588" w:rsidRDefault="00B91370" w:rsidP="001F4CC0">
      <w:pPr>
        <w:pStyle w:val="Nagwek2"/>
      </w:pPr>
      <w:bookmarkStart w:id="186" w:name="_Toc376693452"/>
      <w:r w:rsidRPr="00855588">
        <w:t>PRZYKŁAD DZIAŁANIA PROPONOWANEGO ALGORYTMU</w:t>
      </w:r>
      <w:bookmarkEnd w:id="186"/>
    </w:p>
    <w:p w14:paraId="4625D523" w14:textId="30984B7D" w:rsidR="00772272" w:rsidRDefault="0066598C" w:rsidP="00A92E2E">
      <w:r w:rsidRPr="00855588">
        <w:t xml:space="preserve">Na rysunku </w:t>
      </w:r>
      <w:r w:rsidR="00B51385" w:rsidRPr="00855588">
        <w:fldChar w:fldCharType="begin"/>
      </w:r>
      <w:r w:rsidR="00B51385" w:rsidRPr="00855588">
        <w:instrText xml:space="preserve"> REF X_rys_solve1 \h </w:instrText>
      </w:r>
      <w:r w:rsidR="00B51385" w:rsidRPr="00855588">
        <w:fldChar w:fldCharType="separate"/>
      </w:r>
      <w:r w:rsidR="003842B4">
        <w:rPr>
          <w:noProof/>
        </w:rPr>
        <w:t>21</w:t>
      </w:r>
      <w:r w:rsidR="00B51385" w:rsidRPr="00855588">
        <w:fldChar w:fldCharType="end"/>
      </w:r>
      <w:r w:rsidRPr="00855588">
        <w:t xml:space="preserve"> została przedstawiona przykładowa macierz o wymiarze N równym 16. Na potrzeby tego przykładu założono, iż zadania rozwiązujące tą macierz zost</w:t>
      </w:r>
      <w:r w:rsidR="00772272">
        <w:t xml:space="preserve">ały podzielone na cztery bloki oraz że w macierzy utworzona została tylko jedna część. Działanie części synchronizującej mapy pochodzące z części na CPU jest analogiczne z drugim z przedstawionych </w:t>
      </w:r>
      <w:proofErr w:type="spellStart"/>
      <w:r w:rsidR="00772272">
        <w:t>kerneli</w:t>
      </w:r>
      <w:proofErr w:type="spellEnd"/>
      <w:r w:rsidR="00772272">
        <w:t>, zostało więc pominięte by nie przedłużać przykładu.</w:t>
      </w:r>
    </w:p>
    <w:p w14:paraId="29F72F46" w14:textId="346E75F5" w:rsidR="0066598C" w:rsidRPr="00855588" w:rsidRDefault="0066598C" w:rsidP="00A92E2E">
      <w:r w:rsidRPr="00855588">
        <w:t>Obok macierzy i wektora prawej strony przedstawione zostały cztery mapy lokalne</w:t>
      </w:r>
      <w:r w:rsidR="00B51385" w:rsidRPr="00855588">
        <w:t xml:space="preserve"> oznaczone M1,…,M4</w:t>
      </w:r>
      <w:r w:rsidRPr="00855588">
        <w:t>, ułożone tak, jak zostaną wpisane do mapy globalnej; kolor symbolizuje przypisanie map lokalnych do grup roboczych.</w:t>
      </w:r>
    </w:p>
    <w:p w14:paraId="0ADD4AA7" w14:textId="77777777" w:rsidR="00B51385" w:rsidRPr="00855588" w:rsidRDefault="00B51385" w:rsidP="00B51385">
      <w:pPr>
        <w:pStyle w:val="Bezodstpw"/>
        <w:jc w:val="center"/>
      </w:pPr>
      <w:r w:rsidRPr="001A366C">
        <w:rPr>
          <w:noProof/>
        </w:rPr>
        <w:drawing>
          <wp:inline distT="0" distB="0" distL="0" distR="0" wp14:anchorId="347C04B9" wp14:editId="14CDEC3A">
            <wp:extent cx="4714875" cy="3348434"/>
            <wp:effectExtent l="0" t="0" r="0" b="444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23543" cy="3354590"/>
                    </a:xfrm>
                    <a:prstGeom prst="rect">
                      <a:avLst/>
                    </a:prstGeom>
                  </pic:spPr>
                </pic:pic>
              </a:graphicData>
            </a:graphic>
          </wp:inline>
        </w:drawing>
      </w:r>
    </w:p>
    <w:p w14:paraId="6685A150" w14:textId="5D94C437" w:rsidR="00B51385" w:rsidRPr="00855588" w:rsidRDefault="00B51385" w:rsidP="00B51385">
      <w:pPr>
        <w:pStyle w:val="Cytat"/>
        <w:jc w:val="center"/>
      </w:pPr>
      <w:r w:rsidRPr="00855588">
        <w:t xml:space="preserve">Rysunek </w:t>
      </w:r>
      <w:bookmarkStart w:id="187" w:name="X_rys_solve1"/>
      <w:r w:rsidRPr="00573BB9">
        <w:fldChar w:fldCharType="begin"/>
      </w:r>
      <w:r w:rsidRPr="00855588">
        <w:instrText xml:space="preserve"> SEQ eq </w:instrText>
      </w:r>
      <w:r w:rsidRPr="00573BB9">
        <w:fldChar w:fldCharType="separate"/>
      </w:r>
      <w:r w:rsidR="003842B4">
        <w:rPr>
          <w:noProof/>
        </w:rPr>
        <w:t>21</w:t>
      </w:r>
      <w:r w:rsidRPr="00573BB9">
        <w:fldChar w:fldCharType="end"/>
      </w:r>
      <w:bookmarkEnd w:id="187"/>
      <w:r w:rsidRPr="00855588">
        <w:t>. Przykładowa macierz do rozwiązania proponowanym algorytmem</w:t>
      </w:r>
    </w:p>
    <w:p w14:paraId="2F8A6031" w14:textId="2F384899" w:rsidR="00E66017" w:rsidRPr="00855588" w:rsidRDefault="00E66017" w:rsidP="00E66017">
      <w:r w:rsidRPr="00855588">
        <w:t xml:space="preserve">Na rysunku </w:t>
      </w:r>
      <w:r w:rsidRPr="00855588">
        <w:fldChar w:fldCharType="begin"/>
      </w:r>
      <w:r w:rsidRPr="00855588">
        <w:instrText xml:space="preserve"> REF X_rys_solve2 \h </w:instrText>
      </w:r>
      <w:r w:rsidRPr="00855588">
        <w:fldChar w:fldCharType="separate"/>
      </w:r>
      <w:r w:rsidR="003842B4">
        <w:rPr>
          <w:noProof/>
        </w:rPr>
        <w:t>22</w:t>
      </w:r>
      <w:r w:rsidRPr="00855588">
        <w:fldChar w:fldCharType="end"/>
      </w:r>
      <w:r w:rsidRPr="00855588">
        <w:t xml:space="preserve"> został przedstawiony wynik działania pierwszego z opisywanych </w:t>
      </w:r>
      <w:proofErr w:type="spellStart"/>
      <w:r w:rsidRPr="00855588">
        <w:t>kerneli</w:t>
      </w:r>
      <w:proofErr w:type="spellEnd"/>
      <w:r w:rsidRPr="00855588">
        <w:t>, przywracającego warunek unikalności lokalnej. Kolorem zielonym oznaczono wiersze których ID zostały umieszczone w mapach lokalnych bez konieczności przeprowadzenia żadnych dodatkowych eliminacji. Kolorem czerwonym oznaczono wiersze, które uległy eliminacji.</w:t>
      </w:r>
    </w:p>
    <w:p w14:paraId="6A990161" w14:textId="77777777" w:rsidR="00E66017" w:rsidRPr="00855588" w:rsidRDefault="00E66017" w:rsidP="00E66017">
      <w:pPr>
        <w:pStyle w:val="Bezodstpw"/>
        <w:jc w:val="center"/>
      </w:pPr>
      <w:r w:rsidRPr="001A366C">
        <w:rPr>
          <w:noProof/>
        </w:rPr>
        <w:lastRenderedPageBreak/>
        <w:drawing>
          <wp:inline distT="0" distB="0" distL="0" distR="0" wp14:anchorId="3AEC1755" wp14:editId="0E47DC71">
            <wp:extent cx="4532936" cy="3076575"/>
            <wp:effectExtent l="0" t="0" r="127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37823" cy="3079892"/>
                    </a:xfrm>
                    <a:prstGeom prst="rect">
                      <a:avLst/>
                    </a:prstGeom>
                  </pic:spPr>
                </pic:pic>
              </a:graphicData>
            </a:graphic>
          </wp:inline>
        </w:drawing>
      </w:r>
    </w:p>
    <w:p w14:paraId="0AD6CE51" w14:textId="1D45EE86" w:rsidR="00E66017" w:rsidRPr="00855588" w:rsidRDefault="00E66017" w:rsidP="00E66017">
      <w:pPr>
        <w:pStyle w:val="Cytat"/>
        <w:jc w:val="center"/>
      </w:pPr>
      <w:r w:rsidRPr="00855588">
        <w:t xml:space="preserve">Rysunek </w:t>
      </w:r>
      <w:bookmarkStart w:id="188" w:name="X_rys_solve2"/>
      <w:r w:rsidRPr="00573BB9">
        <w:fldChar w:fldCharType="begin"/>
      </w:r>
      <w:r w:rsidRPr="00855588">
        <w:instrText xml:space="preserve"> SEQ eq </w:instrText>
      </w:r>
      <w:r w:rsidRPr="00573BB9">
        <w:fldChar w:fldCharType="separate"/>
      </w:r>
      <w:r w:rsidR="003842B4">
        <w:rPr>
          <w:noProof/>
        </w:rPr>
        <w:t>22</w:t>
      </w:r>
      <w:r w:rsidRPr="00573BB9">
        <w:fldChar w:fldCharType="end"/>
      </w:r>
      <w:bookmarkEnd w:id="188"/>
      <w:r w:rsidRPr="00855588">
        <w:t>. Efekt wykonania pierwszego kernela w pierwszym cyklu rozwiązania układu równań liniowych proponowanym algorytmem</w:t>
      </w:r>
    </w:p>
    <w:p w14:paraId="6DB5B85D" w14:textId="2BEEC221" w:rsidR="007E4C72" w:rsidRDefault="00E66017" w:rsidP="00E66017">
      <w:pPr>
        <w:rPr>
          <w:ins w:id="189" w:author="Pawel Wal" w:date="2014-01-13T09:07:00Z"/>
        </w:rPr>
      </w:pPr>
      <w:r w:rsidRPr="00855588">
        <w:t>Jak można łatwo zauważyć, warunek unikalności pierwszego wyrazu niezerowego został przywrócony wewnątrz grup roboczych, lecz nie jest spełniony</w:t>
      </w:r>
      <w:r w:rsidR="006E2BB5" w:rsidRPr="00855588">
        <w:t xml:space="preserve"> w skali globalnej. Na rysunku </w:t>
      </w:r>
      <w:r w:rsidR="006E2BB5" w:rsidRPr="00855588">
        <w:fldChar w:fldCharType="begin"/>
      </w:r>
      <w:r w:rsidR="006E2BB5" w:rsidRPr="00855588">
        <w:instrText xml:space="preserve"> REF X_rys_solve3 \h </w:instrText>
      </w:r>
      <w:r w:rsidR="006E2BB5" w:rsidRPr="00855588">
        <w:fldChar w:fldCharType="separate"/>
      </w:r>
      <w:r w:rsidR="003842B4">
        <w:rPr>
          <w:noProof/>
        </w:rPr>
        <w:t>23</w:t>
      </w:r>
      <w:r w:rsidR="006E2BB5" w:rsidRPr="00855588">
        <w:fldChar w:fldCharType="end"/>
      </w:r>
      <w:r w:rsidRPr="00855588">
        <w:t xml:space="preserve"> zostało przedstawione działanie drugiego </w:t>
      </w:r>
      <w:r w:rsidR="007075D7" w:rsidRPr="00855588">
        <w:t>kernela, który przywraca jego spełnienie globalnie. Kolorem czerwonym w macierzy zostały zaznaczone wiersze</w:t>
      </w:r>
      <w:r w:rsidR="00E22C93">
        <w:t>,</w:t>
      </w:r>
      <w:r w:rsidR="007075D7" w:rsidRPr="00855588">
        <w:t xml:space="preserve"> które uległy eliminacji. Kolorem czerwonym w mapach zostały zaznaczone pozycje</w:t>
      </w:r>
      <w:r w:rsidR="00E22C93">
        <w:t>,</w:t>
      </w:r>
      <w:r w:rsidR="007075D7" w:rsidRPr="00855588">
        <w:t xml:space="preserve"> w których zostały znalezione rozwiązane właśnie konflikty.</w:t>
      </w:r>
    </w:p>
    <w:p w14:paraId="019A36FF" w14:textId="77777777" w:rsidR="007E4C72" w:rsidRDefault="007E4C72">
      <w:pPr>
        <w:spacing w:line="276" w:lineRule="auto"/>
        <w:ind w:firstLine="0"/>
        <w:jc w:val="left"/>
        <w:rPr>
          <w:ins w:id="190" w:author="Pawel Wal" w:date="2014-01-13T09:07:00Z"/>
        </w:rPr>
      </w:pPr>
      <w:ins w:id="191" w:author="Pawel Wal" w:date="2014-01-13T09:07:00Z">
        <w:r>
          <w:br w:type="page"/>
        </w:r>
      </w:ins>
    </w:p>
    <w:p w14:paraId="1B306DBE" w14:textId="77777777" w:rsidR="00E66017" w:rsidRPr="00855588" w:rsidRDefault="00E66017" w:rsidP="00E66017"/>
    <w:p w14:paraId="6F6EB7CD" w14:textId="77777777" w:rsidR="007075D7" w:rsidRPr="00855588" w:rsidRDefault="007075D7" w:rsidP="007075D7">
      <w:pPr>
        <w:pStyle w:val="Bezodstpw"/>
        <w:jc w:val="center"/>
      </w:pPr>
      <w:r w:rsidRPr="001A366C">
        <w:rPr>
          <w:noProof/>
        </w:rPr>
        <w:drawing>
          <wp:inline distT="0" distB="0" distL="0" distR="0" wp14:anchorId="75E0963E" wp14:editId="43F0B565">
            <wp:extent cx="4925885" cy="3343275"/>
            <wp:effectExtent l="0" t="0" r="825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31195" cy="3346879"/>
                    </a:xfrm>
                    <a:prstGeom prst="rect">
                      <a:avLst/>
                    </a:prstGeom>
                  </pic:spPr>
                </pic:pic>
              </a:graphicData>
            </a:graphic>
          </wp:inline>
        </w:drawing>
      </w:r>
    </w:p>
    <w:p w14:paraId="058E2298" w14:textId="1EDC5576" w:rsidR="00486A26" w:rsidRPr="00855588" w:rsidRDefault="00486A26" w:rsidP="00486A26">
      <w:pPr>
        <w:pStyle w:val="Cytat"/>
        <w:jc w:val="center"/>
      </w:pPr>
      <w:r w:rsidRPr="00855588">
        <w:t xml:space="preserve">Rysunek </w:t>
      </w:r>
      <w:bookmarkStart w:id="192" w:name="X_rys_solve3"/>
      <w:r w:rsidRPr="00573BB9">
        <w:fldChar w:fldCharType="begin"/>
      </w:r>
      <w:r w:rsidRPr="00855588">
        <w:instrText xml:space="preserve"> SEQ eq </w:instrText>
      </w:r>
      <w:r w:rsidRPr="00573BB9">
        <w:fldChar w:fldCharType="separate"/>
      </w:r>
      <w:r w:rsidR="003842B4">
        <w:rPr>
          <w:noProof/>
        </w:rPr>
        <w:t>23</w:t>
      </w:r>
      <w:r w:rsidRPr="00573BB9">
        <w:fldChar w:fldCharType="end"/>
      </w:r>
      <w:bookmarkEnd w:id="192"/>
      <w:r w:rsidRPr="00855588">
        <w:t xml:space="preserve">. Efekt wykonania </w:t>
      </w:r>
      <w:r w:rsidR="006E2BB5" w:rsidRPr="00855588">
        <w:t>drugiego</w:t>
      </w:r>
      <w:r w:rsidRPr="00855588">
        <w:t xml:space="preserve"> kernela w pierwszym cyklu rozwiązania układu równań liniowych proponowanym algorytmem</w:t>
      </w:r>
    </w:p>
    <w:p w14:paraId="67016981" w14:textId="482FE439" w:rsidR="002D6EA9" w:rsidRPr="00855588" w:rsidRDefault="002D6EA9" w:rsidP="00E22C93">
      <w:r w:rsidRPr="00855588">
        <w:t>W wyniku działania drugiego kernela zostanie zarejestrowana informacja</w:t>
      </w:r>
      <w:r w:rsidR="00E22C93">
        <w:t>,</w:t>
      </w:r>
      <w:r w:rsidRPr="00E22C93">
        <w:t xml:space="preserve"> iż wykonano dwie operacje. Dana ta zostanie pobrana z powrotem z urządzenia OpenCL na hosta, w związku z czym zostanie podjęta decyzja o wykonaniu kolejnego cyklu rozwiązania. Efekt wykonania pierwszego kernela w drugim cyklu rozwiązania został przedstawiony na rysunku </w:t>
      </w:r>
      <w:r w:rsidRPr="00855588">
        <w:fldChar w:fldCharType="begin"/>
      </w:r>
      <w:r w:rsidRPr="00855588">
        <w:instrText xml:space="preserve"> REF X_rys_solve4 \h </w:instrText>
      </w:r>
      <w:r w:rsidRPr="00855588">
        <w:fldChar w:fldCharType="separate"/>
      </w:r>
      <w:r w:rsidR="003842B4">
        <w:rPr>
          <w:noProof/>
        </w:rPr>
        <w:t>24</w:t>
      </w:r>
      <w:r w:rsidRPr="00855588">
        <w:fldChar w:fldCharType="end"/>
      </w:r>
      <w:r w:rsidRPr="00855588">
        <w:t>. Ponownie kolorem zielony zostały zaznaczone wiersze</w:t>
      </w:r>
      <w:r w:rsidR="00E22C93">
        <w:t>,</w:t>
      </w:r>
      <w:r w:rsidRPr="00855588">
        <w:t xml:space="preserve"> dla których nie zostały wykonane żadne operacje, zaś kolorem czerwonym wiersze</w:t>
      </w:r>
      <w:r w:rsidR="00E22C93">
        <w:t>,</w:t>
      </w:r>
      <w:r w:rsidRPr="00855588">
        <w:t xml:space="preserve"> dla których zostały przeprowadzone eliminacje</w:t>
      </w:r>
      <w:r w:rsidR="00E22C93">
        <w:t>,</w:t>
      </w:r>
      <w:r w:rsidRPr="00855588">
        <w:t xml:space="preserve"> by przywrócić warunek unikalności pierwszych wyrazów niezerowych w obrębie grupy roboczej.</w:t>
      </w:r>
    </w:p>
    <w:p w14:paraId="3C3961A4" w14:textId="77777777" w:rsidR="002D6EA9" w:rsidRPr="00855588" w:rsidRDefault="002D6EA9" w:rsidP="002D6EA9">
      <w:pPr>
        <w:pStyle w:val="Bezodstpw"/>
        <w:jc w:val="center"/>
      </w:pPr>
      <w:r w:rsidRPr="001A366C">
        <w:rPr>
          <w:noProof/>
        </w:rPr>
        <w:lastRenderedPageBreak/>
        <w:drawing>
          <wp:inline distT="0" distB="0" distL="0" distR="0" wp14:anchorId="046BBAB0" wp14:editId="33E5A0FE">
            <wp:extent cx="3985615" cy="27051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92917" cy="2710056"/>
                    </a:xfrm>
                    <a:prstGeom prst="rect">
                      <a:avLst/>
                    </a:prstGeom>
                  </pic:spPr>
                </pic:pic>
              </a:graphicData>
            </a:graphic>
          </wp:inline>
        </w:drawing>
      </w:r>
    </w:p>
    <w:p w14:paraId="00639A03" w14:textId="068F39F7" w:rsidR="002D6EA9" w:rsidRPr="00855588" w:rsidRDefault="002D6EA9" w:rsidP="002D6EA9">
      <w:pPr>
        <w:pStyle w:val="Cytat"/>
        <w:jc w:val="center"/>
      </w:pPr>
      <w:r w:rsidRPr="00855588">
        <w:t xml:space="preserve">Rysunek </w:t>
      </w:r>
      <w:bookmarkStart w:id="193" w:name="X_rys_solve4"/>
      <w:r w:rsidRPr="00573BB9">
        <w:fldChar w:fldCharType="begin"/>
      </w:r>
      <w:r w:rsidRPr="00855588">
        <w:instrText xml:space="preserve"> SEQ eq </w:instrText>
      </w:r>
      <w:r w:rsidRPr="00573BB9">
        <w:fldChar w:fldCharType="separate"/>
      </w:r>
      <w:r w:rsidR="003842B4">
        <w:rPr>
          <w:noProof/>
        </w:rPr>
        <w:t>24</w:t>
      </w:r>
      <w:r w:rsidRPr="00573BB9">
        <w:fldChar w:fldCharType="end"/>
      </w:r>
      <w:bookmarkEnd w:id="193"/>
      <w:r w:rsidRPr="00855588">
        <w:t>. Efekt wykonania pierwszego kernela w drugim cyklu rozwiązania układu równań liniowych proponowanym algorytmem</w:t>
      </w:r>
    </w:p>
    <w:p w14:paraId="081818DE" w14:textId="3FAF5A86" w:rsidR="002D6EA9" w:rsidRPr="00855588" w:rsidRDefault="002D6EA9" w:rsidP="002D6EA9">
      <w:r w:rsidRPr="00855588">
        <w:t xml:space="preserve">W wyniku wykonania pierwszego kernela powstały nowe globalne konflikty unikalności. Odpowiadające im wiersze w mapie globalnej zostały zaznaczone kolorem czerwonym na rysunku </w:t>
      </w:r>
      <w:r w:rsidRPr="00855588">
        <w:fldChar w:fldCharType="begin"/>
      </w:r>
      <w:r w:rsidRPr="00855588">
        <w:instrText xml:space="preserve"> REF X_rys_solve5 \h </w:instrText>
      </w:r>
      <w:r w:rsidRPr="00855588">
        <w:fldChar w:fldCharType="separate"/>
      </w:r>
      <w:r w:rsidR="003842B4">
        <w:rPr>
          <w:noProof/>
        </w:rPr>
        <w:t>25</w:t>
      </w:r>
      <w:r w:rsidRPr="00855588">
        <w:fldChar w:fldCharType="end"/>
      </w:r>
      <w:r w:rsidRPr="00855588">
        <w:t>.</w:t>
      </w:r>
    </w:p>
    <w:p w14:paraId="1F7EC3D6" w14:textId="77777777" w:rsidR="002D6EA9" w:rsidRPr="00855588" w:rsidRDefault="002D6EA9" w:rsidP="002D6EA9">
      <w:pPr>
        <w:pStyle w:val="Bezodstpw"/>
        <w:jc w:val="center"/>
      </w:pPr>
      <w:r w:rsidRPr="001A366C">
        <w:rPr>
          <w:noProof/>
        </w:rPr>
        <w:drawing>
          <wp:inline distT="0" distB="0" distL="0" distR="0" wp14:anchorId="0B5E0CD0" wp14:editId="321E478D">
            <wp:extent cx="3968938" cy="269378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88109" cy="2706792"/>
                    </a:xfrm>
                    <a:prstGeom prst="rect">
                      <a:avLst/>
                    </a:prstGeom>
                  </pic:spPr>
                </pic:pic>
              </a:graphicData>
            </a:graphic>
          </wp:inline>
        </w:drawing>
      </w:r>
    </w:p>
    <w:p w14:paraId="5D2B99A9" w14:textId="1DB72172" w:rsidR="002D6EA9" w:rsidRPr="00855588" w:rsidRDefault="002D6EA9" w:rsidP="002D6EA9">
      <w:pPr>
        <w:pStyle w:val="Cytat"/>
        <w:jc w:val="center"/>
      </w:pPr>
      <w:r w:rsidRPr="00855588">
        <w:t xml:space="preserve">Rysunek </w:t>
      </w:r>
      <w:bookmarkStart w:id="194" w:name="X_rys_solve5"/>
      <w:r w:rsidRPr="00573BB9">
        <w:fldChar w:fldCharType="begin"/>
      </w:r>
      <w:r w:rsidRPr="00855588">
        <w:instrText xml:space="preserve"> SEQ eq </w:instrText>
      </w:r>
      <w:r w:rsidRPr="00573BB9">
        <w:fldChar w:fldCharType="separate"/>
      </w:r>
      <w:r w:rsidR="003842B4">
        <w:rPr>
          <w:noProof/>
        </w:rPr>
        <w:t>25</w:t>
      </w:r>
      <w:r w:rsidRPr="00573BB9">
        <w:fldChar w:fldCharType="end"/>
      </w:r>
      <w:bookmarkEnd w:id="194"/>
      <w:r w:rsidRPr="00855588">
        <w:t>. Efekt wykonania drugiego kernela w drugim cyklu rozwiązania układu równań liniowych proponowanym algorytmem</w:t>
      </w:r>
    </w:p>
    <w:p w14:paraId="6CB2CA70" w14:textId="70533120" w:rsidR="002D6EA9" w:rsidRPr="00855588" w:rsidRDefault="00506F87" w:rsidP="00506F87">
      <w:r w:rsidRPr="00855588">
        <w:t xml:space="preserve">Drugi </w:t>
      </w:r>
      <w:proofErr w:type="spellStart"/>
      <w:r w:rsidRPr="00855588">
        <w:t>kernel</w:t>
      </w:r>
      <w:proofErr w:type="spellEnd"/>
      <w:r w:rsidRPr="00855588">
        <w:t xml:space="preserve"> w drugim cyklu rozwiązania ponownie wykonał dwie operacje eliminacji konfliktów globalnych. Ta informacja zostanie ściągnięta z urządzenia obliczeniowego do programu gospodarza i w związku z nią zostanie znowu podjęta decyzja o przeprowadzeniu kolejnego cyklu rozwiązania.</w:t>
      </w:r>
    </w:p>
    <w:p w14:paraId="220D0B59" w14:textId="4DECF538" w:rsidR="00506F87" w:rsidRPr="00855588" w:rsidRDefault="00506F87" w:rsidP="00506F87">
      <w:r w:rsidRPr="00855588">
        <w:lastRenderedPageBreak/>
        <w:t xml:space="preserve">Dla zwiększenia czytelności przykładu grafiki reprezentujące dwa następne cykle rozwiązania zostaną pominięte. Zamiast tego przedstawiony zostanie cykl prowadzący do uzyskania finalnego rozwiązania układu równań. Na rysunku </w:t>
      </w:r>
      <w:r w:rsidRPr="00855588">
        <w:fldChar w:fldCharType="begin"/>
      </w:r>
      <w:r w:rsidRPr="00855588">
        <w:instrText xml:space="preserve"> REF X_rys_solve6 \h </w:instrText>
      </w:r>
      <w:r w:rsidRPr="00855588">
        <w:fldChar w:fldCharType="separate"/>
      </w:r>
      <w:r w:rsidR="003842B4">
        <w:rPr>
          <w:noProof/>
        </w:rPr>
        <w:t>26</w:t>
      </w:r>
      <w:r w:rsidRPr="00855588">
        <w:fldChar w:fldCharType="end"/>
      </w:r>
      <w:r w:rsidRPr="00855588">
        <w:t xml:space="preserve"> przedstawione zostało wykonanie pierwszego kernela w przedostatnim cyklu prowadzącym do rozwiązania układu równań.</w:t>
      </w:r>
    </w:p>
    <w:p w14:paraId="69791518" w14:textId="77777777" w:rsidR="00506F87" w:rsidRPr="00855588" w:rsidRDefault="00506F87" w:rsidP="00506F87">
      <w:pPr>
        <w:jc w:val="center"/>
      </w:pPr>
      <w:r w:rsidRPr="001A366C">
        <w:rPr>
          <w:noProof/>
          <w:lang w:eastAsia="pl-PL"/>
        </w:rPr>
        <w:drawing>
          <wp:inline distT="0" distB="0" distL="0" distR="0" wp14:anchorId="4EABCAB5" wp14:editId="2F8C5D78">
            <wp:extent cx="4105275" cy="278631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11173" cy="2790318"/>
                    </a:xfrm>
                    <a:prstGeom prst="rect">
                      <a:avLst/>
                    </a:prstGeom>
                  </pic:spPr>
                </pic:pic>
              </a:graphicData>
            </a:graphic>
          </wp:inline>
        </w:drawing>
      </w:r>
    </w:p>
    <w:p w14:paraId="652B29A9" w14:textId="5A42BD87" w:rsidR="00506F87" w:rsidRPr="00855588" w:rsidRDefault="00506F87" w:rsidP="00506F87">
      <w:pPr>
        <w:pStyle w:val="Cytat"/>
        <w:jc w:val="center"/>
      </w:pPr>
      <w:r w:rsidRPr="00855588">
        <w:t xml:space="preserve">Rysunek </w:t>
      </w:r>
      <w:bookmarkStart w:id="195" w:name="X_rys_solve6"/>
      <w:r w:rsidRPr="00573BB9">
        <w:fldChar w:fldCharType="begin"/>
      </w:r>
      <w:r w:rsidRPr="00855588">
        <w:instrText xml:space="preserve"> SEQ eq </w:instrText>
      </w:r>
      <w:r w:rsidRPr="00573BB9">
        <w:fldChar w:fldCharType="separate"/>
      </w:r>
      <w:r w:rsidR="003842B4">
        <w:rPr>
          <w:noProof/>
        </w:rPr>
        <w:t>26</w:t>
      </w:r>
      <w:r w:rsidRPr="00573BB9">
        <w:fldChar w:fldCharType="end"/>
      </w:r>
      <w:bookmarkEnd w:id="195"/>
      <w:r w:rsidRPr="00855588">
        <w:t>. Efekt wykonania pierwszego kernela w przedostatnim cyklu rozwiązania układu równań liniowych proponowanym algorytmem</w:t>
      </w:r>
    </w:p>
    <w:p w14:paraId="43EA2078" w14:textId="686A8A26" w:rsidR="00506F87" w:rsidRPr="00855588" w:rsidRDefault="00506F87" w:rsidP="00506F87">
      <w:r w:rsidRPr="00855588">
        <w:t xml:space="preserve">Wygenerowany został już tylko jeden konflikt globalny. Na rysunku </w:t>
      </w:r>
      <w:r w:rsidRPr="00855588">
        <w:fldChar w:fldCharType="begin"/>
      </w:r>
      <w:r w:rsidRPr="00855588">
        <w:instrText xml:space="preserve"> REF X_rys_solve7 \h </w:instrText>
      </w:r>
      <w:r w:rsidRPr="00855588">
        <w:fldChar w:fldCharType="separate"/>
      </w:r>
      <w:r w:rsidR="003842B4">
        <w:rPr>
          <w:noProof/>
        </w:rPr>
        <w:t>27</w:t>
      </w:r>
      <w:r w:rsidRPr="00855588">
        <w:fldChar w:fldCharType="end"/>
      </w:r>
      <w:r w:rsidRPr="00855588">
        <w:t xml:space="preserve"> zostało uwidocznione jego rozwiązanie przez drugi </w:t>
      </w:r>
      <w:proofErr w:type="spellStart"/>
      <w:r w:rsidRPr="00855588">
        <w:t>kernel</w:t>
      </w:r>
      <w:proofErr w:type="spellEnd"/>
      <w:r w:rsidRPr="00855588">
        <w:t>.</w:t>
      </w:r>
    </w:p>
    <w:p w14:paraId="07EC80E7" w14:textId="77777777" w:rsidR="00506F87" w:rsidRPr="00855588" w:rsidRDefault="00506F87" w:rsidP="00506F87">
      <w:pPr>
        <w:pStyle w:val="Bezodstpw"/>
        <w:jc w:val="center"/>
      </w:pPr>
      <w:r w:rsidRPr="001A366C">
        <w:rPr>
          <w:noProof/>
        </w:rPr>
        <w:drawing>
          <wp:inline distT="0" distB="0" distL="0" distR="0" wp14:anchorId="36EA84A9" wp14:editId="5DF0067C">
            <wp:extent cx="4026595" cy="2732913"/>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32026" cy="2736599"/>
                    </a:xfrm>
                    <a:prstGeom prst="rect">
                      <a:avLst/>
                    </a:prstGeom>
                  </pic:spPr>
                </pic:pic>
              </a:graphicData>
            </a:graphic>
          </wp:inline>
        </w:drawing>
      </w:r>
    </w:p>
    <w:p w14:paraId="1719C136" w14:textId="52D30A30" w:rsidR="00506F87" w:rsidRPr="00855588" w:rsidRDefault="00506F87" w:rsidP="00506F87">
      <w:pPr>
        <w:pStyle w:val="Cytat"/>
        <w:jc w:val="center"/>
      </w:pPr>
      <w:r w:rsidRPr="00855588">
        <w:t xml:space="preserve">Rysunek </w:t>
      </w:r>
      <w:bookmarkStart w:id="196" w:name="X_rys_solve7"/>
      <w:r w:rsidRPr="00573BB9">
        <w:fldChar w:fldCharType="begin"/>
      </w:r>
      <w:r w:rsidRPr="00855588">
        <w:instrText xml:space="preserve"> SEQ eq </w:instrText>
      </w:r>
      <w:r w:rsidRPr="00573BB9">
        <w:fldChar w:fldCharType="separate"/>
      </w:r>
      <w:r w:rsidR="003842B4">
        <w:rPr>
          <w:noProof/>
        </w:rPr>
        <w:t>27</w:t>
      </w:r>
      <w:r w:rsidRPr="00573BB9">
        <w:fldChar w:fldCharType="end"/>
      </w:r>
      <w:bookmarkEnd w:id="196"/>
      <w:r w:rsidRPr="00855588">
        <w:t>. Efekt wykonania pierwszego kernela w przedostatnim cyklu rozwiązania układu równań liniowych proponowanym algorytmem</w:t>
      </w:r>
    </w:p>
    <w:p w14:paraId="5215FD4C" w14:textId="72BA1953" w:rsidR="002D6EA9" w:rsidRPr="00855588" w:rsidRDefault="00506F87" w:rsidP="00506F87">
      <w:r w:rsidRPr="00855588">
        <w:lastRenderedPageBreak/>
        <w:t xml:space="preserve">Z racji tego, iż została wykonana operacja eliminacji globalnej, zostanie przeprowadzony jeszcze jeden cykl rozwiązania. Jak jednakże widać na rysunku </w:t>
      </w:r>
      <w:r w:rsidRPr="00855588">
        <w:fldChar w:fldCharType="begin"/>
      </w:r>
      <w:r w:rsidRPr="00855588">
        <w:instrText xml:space="preserve"> REF X_rys_solve_done \h </w:instrText>
      </w:r>
      <w:r w:rsidRPr="00855588">
        <w:fldChar w:fldCharType="separate"/>
      </w:r>
      <w:r w:rsidR="003842B4">
        <w:rPr>
          <w:noProof/>
        </w:rPr>
        <w:t>28</w:t>
      </w:r>
      <w:r w:rsidRPr="00855588">
        <w:fldChar w:fldCharType="end"/>
      </w:r>
      <w:r w:rsidRPr="00855588">
        <w:t xml:space="preserve">, tym razem </w:t>
      </w:r>
      <w:proofErr w:type="spellStart"/>
      <w:r w:rsidRPr="00855588">
        <w:t>kernel</w:t>
      </w:r>
      <w:proofErr w:type="spellEnd"/>
      <w:r w:rsidRPr="00855588">
        <w:t xml:space="preserve"> pierwszy</w:t>
      </w:r>
      <w:r w:rsidR="006D1C6B">
        <w:t>,</w:t>
      </w:r>
      <w:r w:rsidRPr="00855588">
        <w:t xml:space="preserve"> przywracający warunek unikalności</w:t>
      </w:r>
      <w:r w:rsidR="006D1C6B">
        <w:t>,</w:t>
      </w:r>
      <w:r w:rsidRPr="00855588">
        <w:t xml:space="preserve"> nie wytworzy już żadnych konfliktów globalnych, w związku z czym drugi </w:t>
      </w:r>
      <w:proofErr w:type="spellStart"/>
      <w:r w:rsidRPr="00855588">
        <w:t>kernel</w:t>
      </w:r>
      <w:proofErr w:type="spellEnd"/>
      <w:r w:rsidRPr="00855588">
        <w:t xml:space="preserve"> zwróci do gospodarza informację o niewykonaniu żadnych operacji.</w:t>
      </w:r>
    </w:p>
    <w:p w14:paraId="30A32DCB" w14:textId="77777777" w:rsidR="00506F87" w:rsidRPr="00855588" w:rsidRDefault="00506F87" w:rsidP="00506F87">
      <w:pPr>
        <w:pStyle w:val="Bezodstpw"/>
        <w:jc w:val="center"/>
      </w:pPr>
      <w:r w:rsidRPr="001A366C">
        <w:rPr>
          <w:noProof/>
        </w:rPr>
        <w:drawing>
          <wp:inline distT="0" distB="0" distL="0" distR="0" wp14:anchorId="5C359AA3" wp14:editId="0F7A4605">
            <wp:extent cx="4810125" cy="3264707"/>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18769" cy="3270574"/>
                    </a:xfrm>
                    <a:prstGeom prst="rect">
                      <a:avLst/>
                    </a:prstGeom>
                  </pic:spPr>
                </pic:pic>
              </a:graphicData>
            </a:graphic>
          </wp:inline>
        </w:drawing>
      </w:r>
    </w:p>
    <w:p w14:paraId="7F208EC6" w14:textId="464DD60F" w:rsidR="00506F87" w:rsidRPr="00855588" w:rsidRDefault="00506F87" w:rsidP="00506F87">
      <w:pPr>
        <w:pStyle w:val="Cytat"/>
        <w:jc w:val="center"/>
      </w:pPr>
      <w:r w:rsidRPr="00855588">
        <w:t xml:space="preserve">Rysunek </w:t>
      </w:r>
      <w:bookmarkStart w:id="197" w:name="X_rys_solve_done"/>
      <w:r w:rsidRPr="00573BB9">
        <w:fldChar w:fldCharType="begin"/>
      </w:r>
      <w:r w:rsidRPr="00855588">
        <w:instrText xml:space="preserve"> SEQ eq </w:instrText>
      </w:r>
      <w:r w:rsidRPr="00573BB9">
        <w:fldChar w:fldCharType="separate"/>
      </w:r>
      <w:r w:rsidR="003842B4">
        <w:rPr>
          <w:noProof/>
        </w:rPr>
        <w:t>28</w:t>
      </w:r>
      <w:r w:rsidRPr="00573BB9">
        <w:fldChar w:fldCharType="end"/>
      </w:r>
      <w:bookmarkEnd w:id="197"/>
      <w:r w:rsidRPr="00855588">
        <w:t>. Efekt wykonania pierwszego kernela w finalnym cyklu rozwiązania układu równań liniowych proponowanym algorytmem</w:t>
      </w:r>
    </w:p>
    <w:p w14:paraId="7D65EB9E" w14:textId="43E9BD32" w:rsidR="00772272" w:rsidRDefault="00506F87" w:rsidP="00506F87">
      <w:r w:rsidRPr="00855588">
        <w:t xml:space="preserve">Po otrzymaniu tej informacji oprogramowanie gospodarza zaprzestanie wykonywania </w:t>
      </w:r>
      <w:proofErr w:type="spellStart"/>
      <w:r w:rsidRPr="00855588">
        <w:t>kerneli</w:t>
      </w:r>
      <w:proofErr w:type="spellEnd"/>
      <w:r w:rsidRPr="00855588">
        <w:t xml:space="preserve">. </w:t>
      </w:r>
      <w:r w:rsidR="00840155" w:rsidRPr="00855588">
        <w:t>W następnym kroku rozwiązania macierz schodkowa, wektor prawej strony i ostateczna zawartość mapy globalnej</w:t>
      </w:r>
      <w:r w:rsidR="00772272">
        <w:t xml:space="preserve"> dla tej części macierzy</w:t>
      </w:r>
      <w:r w:rsidR="00FE40A5">
        <w:t xml:space="preserve"> (na potrzeby tego przykładu – jedynej)</w:t>
      </w:r>
      <w:r w:rsidR="00840155" w:rsidRPr="00855588">
        <w:t xml:space="preserve"> zostanie pobrana z urządzenia obliczeniowego. </w:t>
      </w:r>
    </w:p>
    <w:p w14:paraId="1F122D74" w14:textId="0E98B341" w:rsidR="00506F87" w:rsidRPr="00855588" w:rsidRDefault="00840155" w:rsidP="00506F87">
      <w:r w:rsidRPr="00855588">
        <w:t xml:space="preserve">Macierz zawierająca mapę globalną zostanie sprowadzona do wektora zgodnego z ideą zaprezentowaną w rozdziale </w:t>
      </w:r>
      <w:r w:rsidRPr="00855588">
        <w:fldChar w:fldCharType="begin"/>
      </w:r>
      <w:r w:rsidRPr="00855588">
        <w:instrText xml:space="preserve"> REF _Ref375649997 \r \h </w:instrText>
      </w:r>
      <w:r w:rsidRPr="00855588">
        <w:fldChar w:fldCharType="separate"/>
      </w:r>
      <w:r w:rsidR="003842B4">
        <w:t>3.2</w:t>
      </w:r>
      <w:r w:rsidRPr="00855588">
        <w:fldChar w:fldCharType="end"/>
      </w:r>
      <w:r w:rsidRPr="00855588">
        <w:t>.</w:t>
      </w:r>
      <w:r w:rsidR="00FE40A5">
        <w:t xml:space="preserve"> Ponieważ jest tylko jedna część, kod synchronizujący mapy pochodzące z części nie wykona żadnych operacji i pętla rozwiązania zostanie zakończona. </w:t>
      </w:r>
      <w:r w:rsidRPr="00855588">
        <w:t xml:space="preserve">Następnie na uzyskanych strukturach danych </w:t>
      </w:r>
      <w:r w:rsidR="006D1C6B" w:rsidRPr="00855588">
        <w:t xml:space="preserve">zostanie przeprowadzona </w:t>
      </w:r>
      <w:r w:rsidR="006D1C6B">
        <w:t xml:space="preserve">sekwencyjna </w:t>
      </w:r>
      <w:r w:rsidR="006D1C6B" w:rsidRPr="00855588">
        <w:t xml:space="preserve">operacja podstawienia wstecz </w:t>
      </w:r>
      <w:r w:rsidR="006D1C6B">
        <w:t>z wykorzystaniem</w:t>
      </w:r>
      <w:r w:rsidR="00772272">
        <w:t xml:space="preserve"> CPU</w:t>
      </w:r>
      <w:r w:rsidRPr="00855588">
        <w:t>, co zaowocuje finalnym wynikiem.</w:t>
      </w:r>
    </w:p>
    <w:p w14:paraId="62968790" w14:textId="55743C18" w:rsidR="007E4C72" w:rsidRDefault="00840155" w:rsidP="001F4CC0">
      <w:pPr>
        <w:rPr>
          <w:ins w:id="198" w:author="Pawel Wal" w:date="2014-01-13T09:07:00Z"/>
        </w:rPr>
      </w:pPr>
      <w:r w:rsidRPr="00855588">
        <w:t xml:space="preserve">Warto zauważyć tutaj, iż do minimum zostały ograniczone transfery danych po złączu PCI-Express. Duże struktury danych, czyli </w:t>
      </w:r>
      <w:r w:rsidR="00FE40A5">
        <w:t xml:space="preserve">fragmenty </w:t>
      </w:r>
      <w:r w:rsidRPr="00855588">
        <w:t>układ</w:t>
      </w:r>
      <w:r w:rsidR="00FE40A5">
        <w:t>u</w:t>
      </w:r>
      <w:r w:rsidRPr="00855588">
        <w:t xml:space="preserve"> równań</w:t>
      </w:r>
      <w:r w:rsidR="00FE40A5">
        <w:t xml:space="preserve"> i</w:t>
      </w:r>
      <w:r w:rsidRPr="00855588">
        <w:t xml:space="preserve"> wektor</w:t>
      </w:r>
      <w:r w:rsidR="00FE40A5">
        <w:t>a</w:t>
      </w:r>
      <w:r w:rsidRPr="00855588">
        <w:t xml:space="preserve"> prawej strony </w:t>
      </w:r>
      <w:r w:rsidR="00FE40A5">
        <w:t>oraz</w:t>
      </w:r>
      <w:r w:rsidRPr="00855588">
        <w:t xml:space="preserve"> pamięć mapy globalnej zostaje przesłana </w:t>
      </w:r>
      <w:r w:rsidR="00FE40A5">
        <w:t xml:space="preserve">w danym cyklu </w:t>
      </w:r>
      <w:r w:rsidRPr="00855588">
        <w:t>raz do urządzenia</w:t>
      </w:r>
      <w:r w:rsidR="00FE40A5">
        <w:t xml:space="preserve"> i raz z powrotem. Dzieje się to tylko na</w:t>
      </w:r>
      <w:r w:rsidRPr="00855588">
        <w:t xml:space="preserve"> początku pętli </w:t>
      </w:r>
      <w:r w:rsidR="00FE40A5">
        <w:t>pod-</w:t>
      </w:r>
      <w:r w:rsidRPr="00855588">
        <w:t>cykli rozwiązania</w:t>
      </w:r>
      <w:r w:rsidR="00FE40A5">
        <w:t xml:space="preserve"> dla tej części</w:t>
      </w:r>
      <w:r w:rsidRPr="00855588">
        <w:t xml:space="preserve"> </w:t>
      </w:r>
      <w:r w:rsidR="009B6A7E">
        <w:t>o</w:t>
      </w:r>
      <w:r w:rsidRPr="00855588">
        <w:t xml:space="preserve">raz </w:t>
      </w:r>
      <w:r w:rsidR="00FE40A5">
        <w:t>na</w:t>
      </w:r>
      <w:r w:rsidR="009B6A7E">
        <w:t xml:space="preserve"> </w:t>
      </w:r>
      <w:r w:rsidR="009B6A7E">
        <w:lastRenderedPageBreak/>
        <w:t>jej</w:t>
      </w:r>
      <w:r w:rsidR="00FE40A5">
        <w:t xml:space="preserve"> końcu</w:t>
      </w:r>
      <w:r w:rsidRPr="00855588">
        <w:t xml:space="preserve">. W każdym </w:t>
      </w:r>
      <w:r w:rsidR="00FE40A5">
        <w:t>pod-</w:t>
      </w:r>
      <w:r w:rsidRPr="00855588">
        <w:t>cyklu rozwiązania z urządzenia transferowana jest zbywalnie mała ilość danych, gdyż informacja o ilości przeprowadzonych operacji eliminacji globalnej</w:t>
      </w:r>
      <w:r w:rsidR="00FE40A5">
        <w:t xml:space="preserve"> w danej części</w:t>
      </w:r>
      <w:r w:rsidRPr="00855588">
        <w:t xml:space="preserve"> jest zapisywana w pojedynczej zmiennej typu </w:t>
      </w:r>
      <w:proofErr w:type="spellStart"/>
      <w:r w:rsidRPr="001F4CC0">
        <w:rPr>
          <w:i/>
        </w:rPr>
        <w:t>unsigned</w:t>
      </w:r>
      <w:proofErr w:type="spellEnd"/>
      <w:r w:rsidRPr="001F4CC0">
        <w:rPr>
          <w:i/>
        </w:rPr>
        <w:t xml:space="preserve"> </w:t>
      </w:r>
      <w:proofErr w:type="spellStart"/>
      <w:r w:rsidRPr="001F4CC0">
        <w:rPr>
          <w:i/>
        </w:rPr>
        <w:t>int</w:t>
      </w:r>
      <w:proofErr w:type="spellEnd"/>
      <w:r w:rsidRPr="00855588">
        <w:t>.</w:t>
      </w:r>
    </w:p>
    <w:p w14:paraId="673245E6" w14:textId="77777777" w:rsidR="007E4C72" w:rsidRDefault="007E4C72">
      <w:pPr>
        <w:spacing w:line="276" w:lineRule="auto"/>
        <w:ind w:firstLine="0"/>
        <w:jc w:val="left"/>
        <w:rPr>
          <w:ins w:id="199" w:author="Pawel Wal" w:date="2014-01-13T09:07:00Z"/>
        </w:rPr>
      </w:pPr>
      <w:ins w:id="200" w:author="Pawel Wal" w:date="2014-01-13T09:07:00Z">
        <w:r>
          <w:br w:type="page"/>
        </w:r>
      </w:ins>
    </w:p>
    <w:p w14:paraId="7038FDF9" w14:textId="0EB078F3" w:rsidR="00610363" w:rsidRPr="00855588" w:rsidDel="007E4C72" w:rsidRDefault="00610363" w:rsidP="001F4CC0">
      <w:pPr>
        <w:rPr>
          <w:del w:id="201" w:author="Pawel Wal" w:date="2014-01-13T09:07:00Z"/>
        </w:rPr>
      </w:pPr>
    </w:p>
    <w:p w14:paraId="43DB8CB5" w14:textId="77777777" w:rsidR="00B86951" w:rsidRDefault="00B86951" w:rsidP="00B86951">
      <w:pPr>
        <w:pStyle w:val="Nagwek1"/>
      </w:pPr>
      <w:bookmarkStart w:id="202" w:name="_Toc376693453"/>
      <w:r w:rsidRPr="00855588">
        <w:t>BADANIA WYDAJNOŚCI</w:t>
      </w:r>
      <w:bookmarkEnd w:id="202"/>
    </w:p>
    <w:p w14:paraId="16C437B3" w14:textId="5C76B769" w:rsidR="00CB0212" w:rsidRDefault="006C1896" w:rsidP="00CB0212">
      <w:pPr>
        <w:pStyle w:val="Nagwek2"/>
      </w:pPr>
      <w:bookmarkStart w:id="203" w:name="_Toc376693454"/>
      <w:r>
        <w:t xml:space="preserve">METODYKA </w:t>
      </w:r>
      <w:r w:rsidR="00CB0212">
        <w:t>BADAŃ</w:t>
      </w:r>
      <w:bookmarkEnd w:id="203"/>
    </w:p>
    <w:p w14:paraId="267B1599" w14:textId="5EE97E54" w:rsidR="00CB0212" w:rsidRDefault="00CB0212" w:rsidP="00CB0212">
      <w:r>
        <w:t>Badania wydajności zostały podzielone na dwie fazy. W fazie pierwszej oprogramowanie zostało uruchomione dla tej samej macierzy przy zmiennych lokalnej ilości wątków oraz globalnej ilości wątków. Na potrzeby tej fazy przyjęto również, iż lokalna ilość wątków będzie równa globalnej ilości wątków, dzięki czemu będzie można wyznaczyć najlepszą wartość pierwszego z tych parametrów.</w:t>
      </w:r>
    </w:p>
    <w:p w14:paraId="3CFA06F3" w14:textId="166969CD" w:rsidR="00CB0212" w:rsidRDefault="00CB0212" w:rsidP="00CB0212">
      <w:r>
        <w:t>Wyznaczona w fazie pierwszej optymalna wartość lokalnej ilości wątków zostaje zachowana jako stała dla fazy drugiej. W drugiej fazie globalna ilość wątków jest podnoszona aż do osiągnięcia maksymalnej ilości dostępnych wątków na danym urządzeniu. Na tej podstawie powinno zostać wyznaczone przyspieszenie. Pomiary te są wykonywane przy stałym rozmiarze macierzy.</w:t>
      </w:r>
    </w:p>
    <w:p w14:paraId="617E3266" w14:textId="2C00101E" w:rsidR="00CB0212" w:rsidRDefault="00CB0212" w:rsidP="00CB0212">
      <w:r>
        <w:t xml:space="preserve">Podczas wykonania fazy drugiej, dla każdego pomiaru przy stałym rozmiarze macierzy jest wykonywany pomiar przy rozmiarze macierzy proporcjonalnie większym. Jako proporcję wykorzystano tutaj stosunek lokalnej do globalnej ilości wątków. Przykładowo jeżeli użyto lokalnej ilości wątków równej </w:t>
      </w:r>
      <w:r w:rsidRPr="00CB0212">
        <w:rPr>
          <w:i/>
        </w:rPr>
        <w:t>512</w:t>
      </w:r>
      <w:r>
        <w:t xml:space="preserve">, oraz globalnej równej </w:t>
      </w:r>
      <w:r>
        <w:rPr>
          <w:i/>
        </w:rPr>
        <w:t>1024</w:t>
      </w:r>
      <w:r>
        <w:t>, a pierwszy pomiar przeprowadzono z macierzą o rozmiarze 10 000 niewiadomych, drugi zostanie przeprowadzony z macierzą dwukrotnie większą.</w:t>
      </w:r>
      <w:r w:rsidR="00B7546A">
        <w:t xml:space="preserve"> Na tej podstawie wyznaczona zostanie skalowalność rozwiązania.</w:t>
      </w:r>
    </w:p>
    <w:p w14:paraId="649E9D2A" w14:textId="4CF6080C" w:rsidR="0022413F" w:rsidRDefault="0022413F" w:rsidP="00CB0212">
      <w:r>
        <w:t>Jak zostało wspomniane, finalne składanie rozwiązania odbywa się na CPU. Zazwyczaj zajmuje to więcej czasu niż operacje wykonane na GPU. W przypadku niektórych testów jednakże część rozwiązania wykonywana na CPU zajęła o rząd wielkości więcej dla porównywalnych danych wejściowych. Badaniu całkowitych czasów wykonania i wyjaśnieniu tego zjawiska poświęcono więc osobny rozdział.</w:t>
      </w:r>
      <w:r w:rsidRPr="0022413F">
        <w:t xml:space="preserve"> </w:t>
      </w:r>
      <w:r>
        <w:t>W poniższych rozdziałach zostanie najpierw rozpatrzona wydajność części rozwiązania wykonywanej na karcie graficznej, by nie zaciemniać wyników badań pozornie przypadkowymi danymi dotyczącymi czasów wykonania na CPU.</w:t>
      </w:r>
    </w:p>
    <w:p w14:paraId="249618D5" w14:textId="0F7B524A" w:rsidR="00B7546A" w:rsidRDefault="00B7546A" w:rsidP="00B7546A">
      <w:pPr>
        <w:pStyle w:val="Nagwek2"/>
      </w:pPr>
      <w:bookmarkStart w:id="204" w:name="_Toc376693455"/>
      <w:r>
        <w:lastRenderedPageBreak/>
        <w:t>WYZNACZENIE OPTYMALNEJ LOKALNEJ ILOŚCI WĄTKÓW</w:t>
      </w:r>
      <w:bookmarkEnd w:id="204"/>
    </w:p>
    <w:p w14:paraId="112A6173" w14:textId="0CEE41C6" w:rsidR="00B7546A" w:rsidRDefault="00B7546A" w:rsidP="00B7546A">
      <w:pPr>
        <w:pStyle w:val="Nagwek3"/>
      </w:pPr>
      <w:bookmarkStart w:id="205" w:name="_Toc376693456"/>
      <w:r>
        <w:t>NVIDIA TESLA M2090</w:t>
      </w:r>
      <w:bookmarkEnd w:id="205"/>
    </w:p>
    <w:p w14:paraId="49E71B90" w14:textId="4AB4B338" w:rsidR="005974E8" w:rsidRDefault="005974E8" w:rsidP="005974E8">
      <w:r>
        <w:t>Celem wyznaczenia optymalnej lokalnej ilości wątków na karcie NVIDIA Tesla M2090 zostały przeprowadzone dwie serie testów, na macierzach o rozmiarach odpowiednio 10 000 niewiadomych oraz 100 000 niewiadomych.</w:t>
      </w:r>
    </w:p>
    <w:p w14:paraId="3A5014D0" w14:textId="26C5102D" w:rsidR="005974E8" w:rsidRDefault="005974E8" w:rsidP="005974E8">
      <w:r>
        <w:t xml:space="preserve">Na wykresie </w:t>
      </w:r>
      <w:r>
        <w:fldChar w:fldCharType="begin"/>
      </w:r>
      <w:r>
        <w:instrText xml:space="preserve"> REF Wykr_1 \h </w:instrText>
      </w:r>
      <w:r>
        <w:fldChar w:fldCharType="separate"/>
      </w:r>
      <w:r w:rsidR="003842B4">
        <w:rPr>
          <w:noProof/>
        </w:rPr>
        <w:t>1</w:t>
      </w:r>
      <w:r>
        <w:fldChar w:fldCharType="end"/>
      </w:r>
      <w:r>
        <w:t xml:space="preserve"> zostały przedstawione wyniki testu przeprowadzonego na macierzy zawierającej układ równań o 10 000 niewiadomych.</w:t>
      </w:r>
    </w:p>
    <w:p w14:paraId="225FA7CA" w14:textId="4BC000A6" w:rsidR="005974E8" w:rsidRDefault="00432BCE" w:rsidP="00BB4A69">
      <w:pPr>
        <w:pStyle w:val="Bezodstpw"/>
      </w:pPr>
      <w:r>
        <w:rPr>
          <w:noProof/>
        </w:rPr>
        <w:drawing>
          <wp:inline distT="0" distB="0" distL="0" distR="0" wp14:anchorId="1FE5B37A" wp14:editId="2C5BAF04">
            <wp:extent cx="5760085" cy="3308099"/>
            <wp:effectExtent l="0" t="0" r="12065" b="2603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2855F60" w14:textId="6047B782" w:rsidR="005974E8" w:rsidRDefault="005974E8" w:rsidP="005974E8">
      <w:pPr>
        <w:pStyle w:val="Cytat"/>
        <w:jc w:val="center"/>
      </w:pPr>
      <w:r>
        <w:t xml:space="preserve">Wykres </w:t>
      </w:r>
      <w:bookmarkStart w:id="206" w:name="Wykr_1"/>
      <w:r>
        <w:fldChar w:fldCharType="begin"/>
      </w:r>
      <w:r>
        <w:instrText xml:space="preserve"> SEQ wykr </w:instrText>
      </w:r>
      <w:r>
        <w:fldChar w:fldCharType="separate"/>
      </w:r>
      <w:r w:rsidR="003842B4">
        <w:rPr>
          <w:noProof/>
        </w:rPr>
        <w:t>1</w:t>
      </w:r>
      <w:r>
        <w:fldChar w:fldCharType="end"/>
      </w:r>
      <w:bookmarkEnd w:id="206"/>
      <w:r>
        <w:t xml:space="preserve">. Czas w </w:t>
      </w:r>
      <w:proofErr w:type="spellStart"/>
      <w:r>
        <w:t>kernelach</w:t>
      </w:r>
      <w:proofErr w:type="spellEnd"/>
      <w:r>
        <w:t xml:space="preserve"> OpenCL od </w:t>
      </w:r>
      <w:r w:rsidR="006C1896">
        <w:t xml:space="preserve">lokalnej </w:t>
      </w:r>
      <w:r>
        <w:t>ilości wątków na karcie NVIDIA Tesla M2090 dla macierzy o 10 000 niewiadomych</w:t>
      </w:r>
    </w:p>
    <w:p w14:paraId="729EEE19" w14:textId="50E0FBE4" w:rsidR="002D2EBE" w:rsidRDefault="002D2EBE" w:rsidP="002D2EBE">
      <w:r>
        <w:t>Na wykresie zauważyć można, iż najniższy czas wykonania rozwiązania uzyskano dla lokalnej ilości wątków (równej w tym teście globalnej) równej 256.</w:t>
      </w:r>
    </w:p>
    <w:p w14:paraId="562126F9" w14:textId="693463EB" w:rsidR="002D2EBE" w:rsidRDefault="002D2EBE" w:rsidP="002D2EBE">
      <w:r>
        <w:t xml:space="preserve">Wartość tą potwierdza drugi z przeprowadzonych pomiarów, którego wyniki przedstawiono na wykresie </w:t>
      </w:r>
      <w:r>
        <w:fldChar w:fldCharType="begin"/>
      </w:r>
      <w:r>
        <w:instrText xml:space="preserve"> REF Wykr_2 \h </w:instrText>
      </w:r>
      <w:r>
        <w:fldChar w:fldCharType="separate"/>
      </w:r>
      <w:r w:rsidR="003842B4">
        <w:rPr>
          <w:noProof/>
        </w:rPr>
        <w:t>2</w:t>
      </w:r>
      <w:r>
        <w:fldChar w:fldCharType="end"/>
      </w:r>
      <w:r>
        <w:t>.</w:t>
      </w:r>
    </w:p>
    <w:p w14:paraId="13C117A7" w14:textId="5D3AF277" w:rsidR="002D2EBE" w:rsidRDefault="00432BCE" w:rsidP="00BB4A69">
      <w:pPr>
        <w:pStyle w:val="Bezodstpw"/>
      </w:pPr>
      <w:r>
        <w:rPr>
          <w:noProof/>
        </w:rPr>
        <w:lastRenderedPageBreak/>
        <w:drawing>
          <wp:inline distT="0" distB="0" distL="0" distR="0" wp14:anchorId="3974A7E8" wp14:editId="029B442A">
            <wp:extent cx="5760085" cy="3308099"/>
            <wp:effectExtent l="0" t="0" r="12065" b="260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1202D4D" w14:textId="2A76CC8C" w:rsidR="002D2EBE" w:rsidRDefault="002D2EBE" w:rsidP="002D2EBE">
      <w:pPr>
        <w:pStyle w:val="Cytat"/>
        <w:jc w:val="center"/>
      </w:pPr>
      <w:r>
        <w:t xml:space="preserve">Wykres </w:t>
      </w:r>
      <w:bookmarkStart w:id="207" w:name="Wykr_2"/>
      <w:r>
        <w:fldChar w:fldCharType="begin"/>
      </w:r>
      <w:r>
        <w:instrText xml:space="preserve"> SEQ wykr </w:instrText>
      </w:r>
      <w:r>
        <w:fldChar w:fldCharType="separate"/>
      </w:r>
      <w:r w:rsidR="003842B4">
        <w:rPr>
          <w:noProof/>
        </w:rPr>
        <w:t>2</w:t>
      </w:r>
      <w:r>
        <w:fldChar w:fldCharType="end"/>
      </w:r>
      <w:bookmarkEnd w:id="207"/>
      <w:r>
        <w:t xml:space="preserve">. Czas w </w:t>
      </w:r>
      <w:proofErr w:type="spellStart"/>
      <w:r>
        <w:t>kernelach</w:t>
      </w:r>
      <w:proofErr w:type="spellEnd"/>
      <w:r>
        <w:t xml:space="preserve"> OpenCL od globalnej ilości wątków na karcie NVIDIA Tesla M2090 dla macierzy o 100 000 niewiadomych</w:t>
      </w:r>
    </w:p>
    <w:p w14:paraId="26CDF097" w14:textId="6DF9C1AB" w:rsidR="002D2EBE" w:rsidRDefault="002C73D4" w:rsidP="002C73D4">
      <w:r>
        <w:t xml:space="preserve">Dla tego wariantu wynik nie jest tak łatwy do odczytania z wykresu, jednakże dokładne dane nie pozostawiają wątpliwości. Dla lokalnej ilości wątków równej 512 totalny czas spędzony w </w:t>
      </w:r>
      <w:proofErr w:type="spellStart"/>
      <w:r>
        <w:t>kernelach</w:t>
      </w:r>
      <w:proofErr w:type="spellEnd"/>
      <w:r>
        <w:t xml:space="preserve"> OpenCL wyniósł </w:t>
      </w:r>
      <w:r w:rsidRPr="002C73D4">
        <w:t>0,257143</w:t>
      </w:r>
      <w:r>
        <w:t xml:space="preserve">s, zaś dla 256 - </w:t>
      </w:r>
      <w:r w:rsidRPr="002C73D4">
        <w:t>0,251640</w:t>
      </w:r>
      <w:r>
        <w:t>s.</w:t>
      </w:r>
      <w:r w:rsidR="00113A64">
        <w:t xml:space="preserve"> Wyniki te pozwalają więc skonkludować iż dla tego rozwiązania najlepszą lokalną ilością wątków jest 256.</w:t>
      </w:r>
    </w:p>
    <w:p w14:paraId="1FB35510" w14:textId="06E6E101" w:rsidR="00C77869" w:rsidRPr="002D2EBE" w:rsidRDefault="00C77869" w:rsidP="002C73D4">
      <w:r>
        <w:t xml:space="preserve">Można również zauważyć, iż </w:t>
      </w:r>
      <w:proofErr w:type="spellStart"/>
      <w:r>
        <w:t>kernele</w:t>
      </w:r>
      <w:proofErr w:type="spellEnd"/>
      <w:r>
        <w:t xml:space="preserve"> OpenCL zdecydowanie tracą na wydajności wraz ze zmniejszan</w:t>
      </w:r>
      <w:r w:rsidR="00C44DF6">
        <w:t>iem się rozmiaru grup roboczych, czego należało oczekiwać.</w:t>
      </w:r>
    </w:p>
    <w:p w14:paraId="21E9444F" w14:textId="5C218E26" w:rsidR="00B7546A" w:rsidRDefault="00B7546A" w:rsidP="00B7546A">
      <w:pPr>
        <w:pStyle w:val="Nagwek3"/>
      </w:pPr>
      <w:bookmarkStart w:id="208" w:name="_Toc376693457"/>
      <w:r>
        <w:t>INTEL XEON X5650</w:t>
      </w:r>
      <w:bookmarkEnd w:id="208"/>
    </w:p>
    <w:p w14:paraId="16573D4C" w14:textId="6C95B2E1" w:rsidR="00113A64" w:rsidRDefault="00113A64" w:rsidP="00113A64">
      <w:r>
        <w:t xml:space="preserve">Optymalna lokalna ilość wątków na procesorze Intel Xeon X5650 została wyznaczona w jednej serii testów na macierzy o rozmiarach 10 000 niewiadomych. Na wykresie </w:t>
      </w:r>
      <w:r>
        <w:fldChar w:fldCharType="begin"/>
      </w:r>
      <w:r>
        <w:instrText xml:space="preserve"> REF Wykr_3 \h </w:instrText>
      </w:r>
      <w:r>
        <w:fldChar w:fldCharType="separate"/>
      </w:r>
      <w:r w:rsidR="003842B4">
        <w:rPr>
          <w:noProof/>
        </w:rPr>
        <w:t>3</w:t>
      </w:r>
      <w:r>
        <w:fldChar w:fldCharType="end"/>
      </w:r>
      <w:r>
        <w:t xml:space="preserve"> zostały przedstawione wyniki tego testu.</w:t>
      </w:r>
    </w:p>
    <w:p w14:paraId="2BD759F0" w14:textId="7E05CBE3" w:rsidR="00113A64" w:rsidRDefault="001537C2" w:rsidP="001537C2">
      <w:pPr>
        <w:pStyle w:val="Bezodstpw"/>
        <w:jc w:val="center"/>
      </w:pPr>
      <w:r w:rsidRPr="001537C2">
        <w:rPr>
          <w:noProof/>
        </w:rPr>
        <w:lastRenderedPageBreak/>
        <w:drawing>
          <wp:inline distT="0" distB="0" distL="0" distR="0" wp14:anchorId="1AD3DF08" wp14:editId="0F1DF56F">
            <wp:extent cx="5760085" cy="3308099"/>
            <wp:effectExtent l="0" t="0" r="12065" b="26035"/>
            <wp:docPr id="18" name="Wykres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FA2110B" w14:textId="7E4F9607" w:rsidR="00113A64" w:rsidRDefault="00113A64" w:rsidP="00113A64">
      <w:pPr>
        <w:pStyle w:val="Cytat"/>
        <w:jc w:val="center"/>
      </w:pPr>
      <w:r>
        <w:t xml:space="preserve">Wykres </w:t>
      </w:r>
      <w:bookmarkStart w:id="209" w:name="Wykr_3"/>
      <w:r>
        <w:fldChar w:fldCharType="begin"/>
      </w:r>
      <w:r>
        <w:instrText xml:space="preserve"> SEQ wykr </w:instrText>
      </w:r>
      <w:r>
        <w:fldChar w:fldCharType="separate"/>
      </w:r>
      <w:r w:rsidR="003842B4">
        <w:rPr>
          <w:noProof/>
        </w:rPr>
        <w:t>3</w:t>
      </w:r>
      <w:r>
        <w:fldChar w:fldCharType="end"/>
      </w:r>
      <w:bookmarkEnd w:id="209"/>
      <w:r>
        <w:t xml:space="preserve">. Czas w </w:t>
      </w:r>
      <w:proofErr w:type="spellStart"/>
      <w:r>
        <w:t>kernelach</w:t>
      </w:r>
      <w:proofErr w:type="spellEnd"/>
      <w:r>
        <w:t xml:space="preserve"> OpenCL od globalnej ilości wątków na procesorze Intel Xeon X5650 dla macierzy o 10 000 niewiadomych</w:t>
      </w:r>
    </w:p>
    <w:p w14:paraId="593D9101" w14:textId="154DB34D" w:rsidR="00113A64" w:rsidRPr="00113A64" w:rsidRDefault="00113A64" w:rsidP="005E5A9D">
      <w:r>
        <w:t>Dla procesora kształt wykresu jest inny; przede wszystkim nie traci on aż tak drastycznie wydajności dla małych rozmiarów grup roboczych. Z drugiej strony nie ma również dużego zysku przy dużych rozmiarach grup roboczych. Na wykresie widać, iż najniższy czas zarejestrowano dla lokalnej ilości wątków równej 128.</w:t>
      </w:r>
    </w:p>
    <w:p w14:paraId="2D43720E" w14:textId="3EE8960E" w:rsidR="00B7546A" w:rsidRDefault="00B7546A" w:rsidP="00B7546A">
      <w:pPr>
        <w:pStyle w:val="Nagwek2"/>
      </w:pPr>
      <w:bookmarkStart w:id="210" w:name="_Toc376693458"/>
      <w:r>
        <w:t>POMIARY PRZYSPIESZENIA</w:t>
      </w:r>
      <w:bookmarkEnd w:id="210"/>
    </w:p>
    <w:p w14:paraId="67B2A5A0" w14:textId="4B88CF4E" w:rsidR="003A2FB8" w:rsidRPr="003A2FB8" w:rsidRDefault="003A2FB8" w:rsidP="003A2FB8">
      <w:r>
        <w:t>W tym punkcie przeanalizowane zostaną różne wartości dla globalnej ilości wątków przy zachowaniu stałej lokalnej ilości wątków, równej tej wyznaczonej jako optymalna dla danego urządzenia.</w:t>
      </w:r>
    </w:p>
    <w:p w14:paraId="3F2AB7A2" w14:textId="77777777" w:rsidR="005E5A9D" w:rsidRDefault="005E5A9D" w:rsidP="005E5A9D">
      <w:pPr>
        <w:pStyle w:val="Nagwek3"/>
      </w:pPr>
      <w:bookmarkStart w:id="211" w:name="_Toc376693459"/>
      <w:r>
        <w:t>NVIDIA TESLA M2090</w:t>
      </w:r>
      <w:bookmarkEnd w:id="211"/>
    </w:p>
    <w:p w14:paraId="5A85B78E" w14:textId="2FF528E1" w:rsidR="003A2FB8" w:rsidRDefault="003A2FB8" w:rsidP="003A2FB8">
      <w:r>
        <w:t>Dla urządzenia NVIDIA Tesla M2090 pomiary zostały przeprowadzone w dwóch seriach – o grubym ziarnie dla macierzy zawierającej 10 000 niewiadomych i o mniejszym ziarnie dla macierzy zawierającej 100 000 niewiadomych. Lokalna ilość wątków pozostała stała, równa 256.</w:t>
      </w:r>
    </w:p>
    <w:p w14:paraId="68671F0F" w14:textId="58CBF930" w:rsidR="003A2FB8" w:rsidRDefault="003A2FB8" w:rsidP="003A2FB8">
      <w:r>
        <w:t>Wyniki pierwszego testu przedstawiono na wykresie</w:t>
      </w:r>
      <w:r w:rsidR="00164014">
        <w:t xml:space="preserve"> </w:t>
      </w:r>
      <w:r w:rsidR="00164014">
        <w:fldChar w:fldCharType="begin"/>
      </w:r>
      <w:r w:rsidR="00164014">
        <w:instrText xml:space="preserve"> REF Wykr_4 \h </w:instrText>
      </w:r>
      <w:r w:rsidR="00164014">
        <w:fldChar w:fldCharType="separate"/>
      </w:r>
      <w:r w:rsidR="003842B4">
        <w:rPr>
          <w:noProof/>
        </w:rPr>
        <w:t>4</w:t>
      </w:r>
      <w:r w:rsidR="00164014">
        <w:fldChar w:fldCharType="end"/>
      </w:r>
      <w:r>
        <w:t>.</w:t>
      </w:r>
    </w:p>
    <w:p w14:paraId="6A6C05CF" w14:textId="1C22006C" w:rsidR="003A2FB8" w:rsidRDefault="003A2FB8" w:rsidP="00BB4A69">
      <w:pPr>
        <w:pStyle w:val="Bezodstpw"/>
      </w:pPr>
      <w:r>
        <w:rPr>
          <w:noProof/>
        </w:rPr>
        <w:lastRenderedPageBreak/>
        <w:drawing>
          <wp:inline distT="0" distB="0" distL="0" distR="0" wp14:anchorId="5F76E4F5" wp14:editId="3422A564">
            <wp:extent cx="5760085" cy="3873795"/>
            <wp:effectExtent l="0" t="0" r="12065" b="12700"/>
            <wp:docPr id="31" name="Wykres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0E58BDD" w14:textId="7271BF87" w:rsidR="003A2FB8" w:rsidRDefault="003A2FB8" w:rsidP="003A2FB8">
      <w:pPr>
        <w:pStyle w:val="Cytat"/>
        <w:jc w:val="center"/>
      </w:pPr>
      <w:r>
        <w:t xml:space="preserve">Wykres </w:t>
      </w:r>
      <w:bookmarkStart w:id="212" w:name="Wykr_4"/>
      <w:r w:rsidR="00164014">
        <w:fldChar w:fldCharType="begin"/>
      </w:r>
      <w:r w:rsidR="00164014">
        <w:instrText xml:space="preserve"> SEQ wykr </w:instrText>
      </w:r>
      <w:r w:rsidR="00164014">
        <w:fldChar w:fldCharType="separate"/>
      </w:r>
      <w:r w:rsidR="003842B4">
        <w:rPr>
          <w:noProof/>
        </w:rPr>
        <w:t>4</w:t>
      </w:r>
      <w:r w:rsidR="00164014">
        <w:fldChar w:fldCharType="end"/>
      </w:r>
      <w:bookmarkEnd w:id="212"/>
      <w:r>
        <w:t xml:space="preserve">. Czas w </w:t>
      </w:r>
      <w:proofErr w:type="spellStart"/>
      <w:r>
        <w:t>kernelach</w:t>
      </w:r>
      <w:proofErr w:type="spellEnd"/>
      <w:r>
        <w:t xml:space="preserve"> OpenCL od globalnej ilości wątków na karcie NVIDIA Tesla M2090 przy stałej lokalnej ilości wątków.</w:t>
      </w:r>
    </w:p>
    <w:p w14:paraId="73F42A96" w14:textId="5E0F8E0B" w:rsidR="003A2FB8" w:rsidRDefault="00164014" w:rsidP="003A2FB8">
      <w:r>
        <w:t>Zauważyć należy iż wykres przedstawiono z odwrotnie ułożonymi wartościami (wyżej to lepiej). Dla tej próbki nie widać jednak istotnego przyspieszenia – najkrótszy czas osiągnięto w oryginalnym teście przy lokalnej ilości wątków równej globalnej ilości wątków.</w:t>
      </w:r>
    </w:p>
    <w:p w14:paraId="5E80C2DB" w14:textId="55B8185E" w:rsidR="00164014" w:rsidRDefault="00164014" w:rsidP="003A2FB8">
      <w:r>
        <w:t xml:space="preserve">Na wykresie </w:t>
      </w:r>
      <w:r w:rsidR="00866BAD">
        <w:fldChar w:fldCharType="begin"/>
      </w:r>
      <w:r w:rsidR="00866BAD">
        <w:instrText xml:space="preserve"> REF Wykr_5 \h </w:instrText>
      </w:r>
      <w:r w:rsidR="00866BAD">
        <w:fldChar w:fldCharType="separate"/>
      </w:r>
      <w:r w:rsidR="003842B4">
        <w:rPr>
          <w:noProof/>
        </w:rPr>
        <w:t>5</w:t>
      </w:r>
      <w:r w:rsidR="00866BAD">
        <w:fldChar w:fldCharType="end"/>
      </w:r>
      <w:r>
        <w:t xml:space="preserve"> przedstawiono rezultat drugiego testu na większej macierzy.</w:t>
      </w:r>
    </w:p>
    <w:p w14:paraId="52248502" w14:textId="1E721664" w:rsidR="00164014" w:rsidRDefault="00164014" w:rsidP="00BB4A69">
      <w:pPr>
        <w:pStyle w:val="Bezodstpw"/>
      </w:pPr>
      <w:r>
        <w:rPr>
          <w:noProof/>
        </w:rPr>
        <w:lastRenderedPageBreak/>
        <w:drawing>
          <wp:inline distT="0" distB="0" distL="0" distR="0" wp14:anchorId="19D1C57C" wp14:editId="0286311E">
            <wp:extent cx="5760085" cy="3873795"/>
            <wp:effectExtent l="0" t="0" r="12065" b="12700"/>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81DB9D3" w14:textId="35AD2BAC" w:rsidR="00164014" w:rsidRDefault="00164014" w:rsidP="00164014">
      <w:pPr>
        <w:pStyle w:val="Cytat"/>
        <w:jc w:val="center"/>
      </w:pPr>
      <w:r>
        <w:t>Wykres</w:t>
      </w:r>
      <w:r w:rsidR="00866BAD">
        <w:t xml:space="preserve"> </w:t>
      </w:r>
      <w:bookmarkStart w:id="213" w:name="Wykr_5"/>
      <w:r w:rsidR="00866BAD">
        <w:fldChar w:fldCharType="begin"/>
      </w:r>
      <w:r w:rsidR="00866BAD">
        <w:instrText xml:space="preserve"> SEQ wykr </w:instrText>
      </w:r>
      <w:r w:rsidR="00866BAD">
        <w:fldChar w:fldCharType="separate"/>
      </w:r>
      <w:r w:rsidR="003842B4">
        <w:rPr>
          <w:noProof/>
        </w:rPr>
        <w:t>5</w:t>
      </w:r>
      <w:r w:rsidR="00866BAD">
        <w:fldChar w:fldCharType="end"/>
      </w:r>
      <w:bookmarkEnd w:id="213"/>
      <w:r>
        <w:t xml:space="preserve">. Czas w </w:t>
      </w:r>
      <w:proofErr w:type="spellStart"/>
      <w:r>
        <w:t>kernelach</w:t>
      </w:r>
      <w:proofErr w:type="spellEnd"/>
      <w:r>
        <w:t xml:space="preserve"> OpenCL od globalnej ilości wątków na karcie NVIDIA Tesla M2090 przy stałej lokalnej ilości wątków dla macierzy o 100 000 niewiadomych</w:t>
      </w:r>
    </w:p>
    <w:p w14:paraId="30326371" w14:textId="46614046" w:rsidR="00164014" w:rsidRPr="003A2FB8" w:rsidRDefault="00164014" w:rsidP="003A2FB8">
      <w:r>
        <w:t>Dla większej macierzy przy drobniejszym ziarnie uzyskano bardziej interesujące rezultaty. Wykres ponownie zrealizowano z odwrotnie ułożonymi wartościami. Wynika z niego, iż dla większej macierzy zaobserwowano nieznaczne przyspieszenie dla</w:t>
      </w:r>
      <w:r w:rsidR="00F77651">
        <w:t xml:space="preserve"> globalnej ilości wątków trzykrotnie i czterokrotnie większej od lokalnej ilości wątków (wartości 768 i 1024). </w:t>
      </w:r>
    </w:p>
    <w:p w14:paraId="0B1852BC" w14:textId="7A9C6E2D" w:rsidR="005E5A9D" w:rsidRDefault="005E5A9D" w:rsidP="005E5A9D">
      <w:pPr>
        <w:pStyle w:val="Nagwek3"/>
      </w:pPr>
      <w:bookmarkStart w:id="214" w:name="_Toc376693460"/>
      <w:r>
        <w:t>INTEL XEON X5650</w:t>
      </w:r>
      <w:bookmarkEnd w:id="214"/>
    </w:p>
    <w:p w14:paraId="20C872A0" w14:textId="74F726F3" w:rsidR="00866BAD" w:rsidRDefault="00866BAD" w:rsidP="00866BAD">
      <w:r>
        <w:t xml:space="preserve">Na procesorze Intel Xeon X5650 ustalono optymalną lokalną ilość wątków na 128. Dla tej wartości przeprowadzono jedną serię testów przy zmiennej globalnej ilości wątków oraz stałym rozmiarze macierzy (10 000 niewiadomych). Wyniki tego testu przedstawiono na wykresie </w:t>
      </w:r>
      <w:r>
        <w:fldChar w:fldCharType="begin"/>
      </w:r>
      <w:r>
        <w:instrText xml:space="preserve"> REF Wykr_6 \h </w:instrText>
      </w:r>
      <w:r>
        <w:fldChar w:fldCharType="separate"/>
      </w:r>
      <w:r w:rsidR="003842B4">
        <w:rPr>
          <w:noProof/>
        </w:rPr>
        <w:t>6</w:t>
      </w:r>
      <w:r>
        <w:fldChar w:fldCharType="end"/>
      </w:r>
      <w:r>
        <w:t>.</w:t>
      </w:r>
    </w:p>
    <w:p w14:paraId="6B71C493" w14:textId="0E8C71B7" w:rsidR="00866BAD" w:rsidRDefault="00866BAD" w:rsidP="00BB4A69">
      <w:pPr>
        <w:pStyle w:val="Bezodstpw"/>
      </w:pPr>
      <w:r>
        <w:rPr>
          <w:noProof/>
        </w:rPr>
        <w:lastRenderedPageBreak/>
        <w:drawing>
          <wp:inline distT="0" distB="0" distL="0" distR="0" wp14:anchorId="3CF3314D" wp14:editId="302FC00D">
            <wp:extent cx="5760085" cy="3873795"/>
            <wp:effectExtent l="0" t="0" r="12065" b="12700"/>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9DB3965" w14:textId="2F58A389" w:rsidR="00866BAD" w:rsidRDefault="00866BAD" w:rsidP="00866BAD">
      <w:pPr>
        <w:pStyle w:val="Cytat"/>
        <w:jc w:val="center"/>
      </w:pPr>
      <w:r>
        <w:t xml:space="preserve">Wykres </w:t>
      </w:r>
      <w:bookmarkStart w:id="215" w:name="Wykr_6"/>
      <w:r>
        <w:fldChar w:fldCharType="begin"/>
      </w:r>
      <w:r>
        <w:instrText xml:space="preserve"> SEQ wykr </w:instrText>
      </w:r>
      <w:r>
        <w:fldChar w:fldCharType="separate"/>
      </w:r>
      <w:r w:rsidR="003842B4">
        <w:rPr>
          <w:noProof/>
        </w:rPr>
        <w:t>6</w:t>
      </w:r>
      <w:r>
        <w:fldChar w:fldCharType="end"/>
      </w:r>
      <w:bookmarkEnd w:id="215"/>
      <w:r>
        <w:t xml:space="preserve">. Czas w </w:t>
      </w:r>
      <w:proofErr w:type="spellStart"/>
      <w:r>
        <w:t>kernelach</w:t>
      </w:r>
      <w:proofErr w:type="spellEnd"/>
      <w:r>
        <w:t xml:space="preserve"> OpenCL od globalnej ilości wątków na procesorze Intel Xeon X5650 przy stałej lokalnej ilości wątków dla macierzy o 10 000 niewiadomych</w:t>
      </w:r>
    </w:p>
    <w:p w14:paraId="47DDC2E1" w14:textId="1B075BA8" w:rsidR="00866BAD" w:rsidRPr="00866BAD" w:rsidRDefault="0038752D" w:rsidP="00866BAD">
      <w:r>
        <w:t>Najlepsze przyspieszenie osiągnięto przy globalnej ilości wątków równej 512. Warto zauważyć, iż podobnie jak w analogicznych testach dla karty graficznej Tesla M2090 jest to czterokrotność lokalnej ilości wątków.</w:t>
      </w:r>
    </w:p>
    <w:p w14:paraId="197718DB" w14:textId="090147C1" w:rsidR="00B7546A" w:rsidRDefault="00B7546A" w:rsidP="00B7546A">
      <w:pPr>
        <w:pStyle w:val="Nagwek2"/>
      </w:pPr>
      <w:bookmarkStart w:id="216" w:name="_Toc376693461"/>
      <w:r>
        <w:t>POMIARY SKALOWALNOŚCI</w:t>
      </w:r>
      <w:bookmarkEnd w:id="216"/>
    </w:p>
    <w:p w14:paraId="048FB5FD" w14:textId="40BC0319" w:rsidR="005F6277" w:rsidRDefault="005F6277" w:rsidP="005F6277">
      <w:r>
        <w:t xml:space="preserve">Podczas każdego z poprzednich pomiarów, dla każdej z wybranych globalnych ilości wątków przeprowadzono test na macierzy o stałym rozmiarze. W tej części przedstawiono wyniki testów, w których </w:t>
      </w:r>
      <w:r w:rsidR="009505C6">
        <w:t>dla każdej globalnej ilości wątków przeprowadzono dodatkowy test na macierzy proporcjonalnie większej (zależnie od stosunku między lokalną a globalną ilością wątków).</w:t>
      </w:r>
    </w:p>
    <w:p w14:paraId="242529A9" w14:textId="6FCB6524" w:rsidR="009505C6" w:rsidRDefault="009505C6" w:rsidP="005F6277">
      <w:r>
        <w:t xml:space="preserve">Dla łatwiejszego porównania danych, na wykresach w niniejszym rozdziale przedstawiono czas spędzony w </w:t>
      </w:r>
      <w:proofErr w:type="spellStart"/>
      <w:r>
        <w:t>kernelach</w:t>
      </w:r>
      <w:proofErr w:type="spellEnd"/>
      <w:r>
        <w:t xml:space="preserve"> OpenCL podzielony przez rozmiar przetwarzanej macierzy.</w:t>
      </w:r>
    </w:p>
    <w:p w14:paraId="72DACA6C" w14:textId="1851BCD7" w:rsidR="00BB4A69" w:rsidRDefault="00BB4A69" w:rsidP="00BB4A69">
      <w:pPr>
        <w:pStyle w:val="Nagwek3"/>
      </w:pPr>
      <w:bookmarkStart w:id="217" w:name="_Toc376693462"/>
      <w:r>
        <w:t>NVIDIA TESLA M2090</w:t>
      </w:r>
      <w:bookmarkEnd w:id="217"/>
    </w:p>
    <w:p w14:paraId="057C9AF8" w14:textId="6EE46998" w:rsidR="00BB4A69" w:rsidRDefault="00BB4A69" w:rsidP="00BB4A69">
      <w:r>
        <w:t xml:space="preserve">Na tej karcie obliczeniowej optymalną ilością wątków lokalnych okazało się 256. Przeprowadzone więc zostały testy dla globalnych ilości wątków 512, 1024, 2048 i 4096. Do tych testów zastosowano odpowiednio dwukrotnie, czterokrotnie, ośmiokrotnie i </w:t>
      </w:r>
      <w:r>
        <w:lastRenderedPageBreak/>
        <w:t xml:space="preserve">szesnastokrotnie większą macierz. Jako rozmiar podstawowy wykorzystano macierz o 10 000 niewiadomych. Wyniki tego testu przedstawiono na wykresie </w:t>
      </w:r>
      <w:r>
        <w:fldChar w:fldCharType="begin"/>
      </w:r>
      <w:r>
        <w:instrText xml:space="preserve"> REF Wykr_7 \h </w:instrText>
      </w:r>
      <w:r>
        <w:fldChar w:fldCharType="separate"/>
      </w:r>
      <w:r w:rsidR="003842B4">
        <w:rPr>
          <w:noProof/>
        </w:rPr>
        <w:t>7</w:t>
      </w:r>
      <w:r>
        <w:fldChar w:fldCharType="end"/>
      </w:r>
      <w:r>
        <w:t>.</w:t>
      </w:r>
    </w:p>
    <w:p w14:paraId="2B0AA990" w14:textId="6E292481" w:rsidR="00BB4A69" w:rsidRPr="00BB4A69" w:rsidRDefault="00BB4A69" w:rsidP="00BB4A69">
      <w:pPr>
        <w:pStyle w:val="Bezodstpw"/>
      </w:pPr>
      <w:r>
        <w:rPr>
          <w:noProof/>
        </w:rPr>
        <w:drawing>
          <wp:inline distT="0" distB="0" distL="0" distR="0" wp14:anchorId="3B6A68EB" wp14:editId="32E77A94">
            <wp:extent cx="5760085" cy="4034387"/>
            <wp:effectExtent l="0" t="0" r="12065" b="2349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BAB2E3" w14:textId="22EF2AFC" w:rsidR="00BB4A69" w:rsidRDefault="00BB4A69" w:rsidP="00BB4A69">
      <w:pPr>
        <w:pStyle w:val="Cytat"/>
        <w:jc w:val="center"/>
      </w:pPr>
      <w:r>
        <w:t xml:space="preserve">Wykres </w:t>
      </w:r>
      <w:bookmarkStart w:id="218" w:name="Wykr_7"/>
      <w:r>
        <w:fldChar w:fldCharType="begin"/>
      </w:r>
      <w:r>
        <w:instrText xml:space="preserve"> SEQ wykr </w:instrText>
      </w:r>
      <w:r>
        <w:fldChar w:fldCharType="separate"/>
      </w:r>
      <w:r w:rsidR="003842B4">
        <w:rPr>
          <w:noProof/>
        </w:rPr>
        <w:t>7</w:t>
      </w:r>
      <w:r>
        <w:fldChar w:fldCharType="end"/>
      </w:r>
      <w:bookmarkEnd w:id="218"/>
      <w:r>
        <w:t xml:space="preserve">. </w:t>
      </w:r>
      <w:r w:rsidR="004764EC">
        <w:t>Stosunek czasu rozwiązania do rozmiaru macierzy dla optymalnej lokalnej ilości wątków</w:t>
      </w:r>
      <w:r>
        <w:t xml:space="preserve"> na karcie NVIDIA Tesla M2090</w:t>
      </w:r>
    </w:p>
    <w:p w14:paraId="07CFB399" w14:textId="576F14E1" w:rsidR="009505C6" w:rsidRDefault="00B9059E" w:rsidP="005F6277">
      <w:r>
        <w:t>Jak można zauważyć na wykresie, stosunek czasu rozwiązania do rozmiaru macierzy dla konkretnych globalnych ilości wątków pozostaje stały, jest to zatem zależność liniowa.</w:t>
      </w:r>
    </w:p>
    <w:p w14:paraId="74FBB07E" w14:textId="1D2183DD" w:rsidR="001874E3" w:rsidRDefault="0084130A" w:rsidP="001874E3">
      <w:pPr>
        <w:pStyle w:val="Nagwek3"/>
      </w:pPr>
      <w:bookmarkStart w:id="219" w:name="_Toc376693463"/>
      <w:r>
        <w:t>INTEL XEON X5650</w:t>
      </w:r>
      <w:bookmarkEnd w:id="219"/>
    </w:p>
    <w:p w14:paraId="794D26F9" w14:textId="10179C04" w:rsidR="004764EC" w:rsidRDefault="004764EC" w:rsidP="004764EC">
      <w:r>
        <w:t xml:space="preserve">Analogiczny test został przeprowadzony dla procesora Intel Xeon X5650. Zastosowano identyczną metodologię jak w przypadku testów na karcie NVIDIA Tesla M2090, z tym, że </w:t>
      </w:r>
      <w:r w:rsidR="00112E26">
        <w:t xml:space="preserve">zachowano optymalną dla badanej platformy lokalną liczbę wątków równą 128. Wyniki tego testu przedstawiono na wykresie </w:t>
      </w:r>
      <w:r w:rsidR="00112E26">
        <w:fldChar w:fldCharType="begin"/>
      </w:r>
      <w:r w:rsidR="00112E26">
        <w:instrText xml:space="preserve"> REF Wykr_8 \h </w:instrText>
      </w:r>
      <w:r w:rsidR="00112E26">
        <w:fldChar w:fldCharType="separate"/>
      </w:r>
      <w:r w:rsidR="003842B4">
        <w:rPr>
          <w:noProof/>
        </w:rPr>
        <w:t>8</w:t>
      </w:r>
      <w:r w:rsidR="00112E26">
        <w:fldChar w:fldCharType="end"/>
      </w:r>
      <w:r w:rsidR="00112E26">
        <w:t>.</w:t>
      </w:r>
    </w:p>
    <w:p w14:paraId="1FDD0855" w14:textId="43FDD514" w:rsidR="004764EC" w:rsidRPr="004764EC" w:rsidRDefault="004764EC" w:rsidP="004764EC">
      <w:r>
        <w:rPr>
          <w:noProof/>
          <w:lang w:eastAsia="pl-PL"/>
        </w:rPr>
        <w:lastRenderedPageBreak/>
        <w:drawing>
          <wp:inline distT="0" distB="0" distL="0" distR="0" wp14:anchorId="7BE4395A" wp14:editId="75566105">
            <wp:extent cx="5760085" cy="4034387"/>
            <wp:effectExtent l="0" t="0" r="12065" b="23495"/>
            <wp:docPr id="37" name="Wykres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0CBCA81" w14:textId="1A18DA1E" w:rsidR="001874E3" w:rsidRDefault="004764EC" w:rsidP="004764EC">
      <w:pPr>
        <w:pStyle w:val="Cytat"/>
        <w:jc w:val="center"/>
      </w:pPr>
      <w:r>
        <w:t xml:space="preserve">Wykres </w:t>
      </w:r>
      <w:bookmarkStart w:id="220" w:name="Wykr_8"/>
      <w:r>
        <w:fldChar w:fldCharType="begin"/>
      </w:r>
      <w:r>
        <w:instrText xml:space="preserve"> SEQ wykr </w:instrText>
      </w:r>
      <w:r>
        <w:fldChar w:fldCharType="separate"/>
      </w:r>
      <w:r w:rsidR="003842B4">
        <w:rPr>
          <w:noProof/>
        </w:rPr>
        <w:t>8</w:t>
      </w:r>
      <w:r>
        <w:fldChar w:fldCharType="end"/>
      </w:r>
      <w:bookmarkEnd w:id="220"/>
      <w:r>
        <w:t>. Stosunek czasu rozwiązania do rozmiaru macierzy dla optymalnej lokalnej ilości wątków na procesorze Intel Xeon X5650</w:t>
      </w:r>
    </w:p>
    <w:p w14:paraId="7454D052" w14:textId="03D9D077" w:rsidR="00182C58" w:rsidRDefault="00182C58" w:rsidP="00182C58">
      <w:r>
        <w:t>Jak można zauważyć na wykresie, czas rozwiązania na element macierzy w przypadku rozpatrywanego urządzenia jest mniejszy dla większych macierzy niż dla macierzy podstawowej. Oznacza to, iż osiągnięto nieco lepszą niż liniowa zależność czasu rozwiązania od rozmiaru macierzy dla konkretnych stosunków lokalnej do globalnej ilości wątków.</w:t>
      </w:r>
    </w:p>
    <w:p w14:paraId="6050F8D7" w14:textId="224657BA" w:rsidR="009854B1" w:rsidRDefault="009854B1" w:rsidP="009854B1">
      <w:pPr>
        <w:pStyle w:val="Nagwek2"/>
      </w:pPr>
      <w:bookmarkStart w:id="221" w:name="_Toc376693464"/>
      <w:r>
        <w:t>POMIARY CZASU RZECZYWISTEGO</w:t>
      </w:r>
      <w:bookmarkEnd w:id="221"/>
    </w:p>
    <w:p w14:paraId="2A914665" w14:textId="1BCE5AEC" w:rsidR="009854B1" w:rsidRDefault="009854B1" w:rsidP="009854B1">
      <w:r>
        <w:t>W tej części ujęto pomiary czasu rzeczywistego dla obu urządzeń podczas testów z lokalną ilością wątków równą globalnej ilości wątków dla macierzy o rozmiarze 10 000 niewiadomych.</w:t>
      </w:r>
    </w:p>
    <w:p w14:paraId="4206D962" w14:textId="72F7AFBC" w:rsidR="009854B1" w:rsidRDefault="009854B1" w:rsidP="009854B1">
      <w:pPr>
        <w:pStyle w:val="Nagwek3"/>
      </w:pPr>
      <w:bookmarkStart w:id="222" w:name="_Toc376693465"/>
      <w:r>
        <w:t>NVIDIA TESLA M2090</w:t>
      </w:r>
      <w:bookmarkEnd w:id="222"/>
    </w:p>
    <w:p w14:paraId="5682CCCD" w14:textId="2D62BCF9" w:rsidR="009854B1" w:rsidRDefault="009854B1" w:rsidP="009854B1">
      <w:r>
        <w:t xml:space="preserve">Wykres </w:t>
      </w:r>
      <w:r>
        <w:fldChar w:fldCharType="begin"/>
      </w:r>
      <w:r>
        <w:instrText xml:space="preserve"> REF Wykr_9 \h </w:instrText>
      </w:r>
      <w:r>
        <w:fldChar w:fldCharType="separate"/>
      </w:r>
      <w:r w:rsidR="003842B4">
        <w:rPr>
          <w:noProof/>
        </w:rPr>
        <w:t>9</w:t>
      </w:r>
      <w:r>
        <w:fldChar w:fldCharType="end"/>
      </w:r>
      <w:r>
        <w:t xml:space="preserve"> przedstawia zmierzoną podczas testów zależność rzeczywistego czasu rozwiązania (w sekundach) od wybranej globalnej ilości wątków.</w:t>
      </w:r>
    </w:p>
    <w:p w14:paraId="42E755AF" w14:textId="28F4950E" w:rsidR="009854B1" w:rsidRDefault="009A0277" w:rsidP="009A0277">
      <w:pPr>
        <w:pStyle w:val="Bezodstpw"/>
        <w:jc w:val="center"/>
      </w:pPr>
      <w:r w:rsidRPr="009A0277">
        <w:rPr>
          <w:noProof/>
        </w:rPr>
        <w:lastRenderedPageBreak/>
        <w:drawing>
          <wp:inline distT="0" distB="0" distL="0" distR="0" wp14:anchorId="4A0709CF" wp14:editId="16FC100B">
            <wp:extent cx="4905375" cy="3267075"/>
            <wp:effectExtent l="0" t="0" r="9525" b="9525"/>
            <wp:docPr id="39" name="Wykres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7725D73" w14:textId="732EF57B" w:rsidR="009854B1" w:rsidRDefault="009854B1" w:rsidP="009854B1">
      <w:pPr>
        <w:pStyle w:val="Cytat"/>
        <w:jc w:val="center"/>
      </w:pPr>
      <w:r>
        <w:t xml:space="preserve">Wykres </w:t>
      </w:r>
      <w:bookmarkStart w:id="223" w:name="Wykr_9"/>
      <w:r>
        <w:fldChar w:fldCharType="begin"/>
      </w:r>
      <w:r>
        <w:instrText xml:space="preserve"> SEQ wykr </w:instrText>
      </w:r>
      <w:r>
        <w:fldChar w:fldCharType="separate"/>
      </w:r>
      <w:r w:rsidR="003842B4">
        <w:rPr>
          <w:noProof/>
        </w:rPr>
        <w:t>9</w:t>
      </w:r>
      <w:r>
        <w:fldChar w:fldCharType="end"/>
      </w:r>
      <w:bookmarkEnd w:id="223"/>
      <w:r>
        <w:t xml:space="preserve">. </w:t>
      </w:r>
      <w:r w:rsidR="00D700FB">
        <w:t>Rzeczywisty czas rozwiązania w stosunku do globalnej ilości wątków na karcie NVIDIA Tesla M2090</w:t>
      </w:r>
    </w:p>
    <w:p w14:paraId="3FF863F0" w14:textId="34A4E882" w:rsidR="009854B1" w:rsidRDefault="009854B1" w:rsidP="009854B1">
      <w:r>
        <w:t xml:space="preserve">Ilość map wymagających synchronizacji oraz złożenia w finalną mapę na CPU dla podstawienia wstecz jest odwrotnie proporcjonalna do globalnej ilości wątków. Można by więc spodziewać się, iż czas będzie rósł w pewnej względnie liniowej zależności w stosunku do </w:t>
      </w:r>
      <w:r w:rsidR="009A0277">
        <w:t>malejącej globalnej ilości wątków.</w:t>
      </w:r>
    </w:p>
    <w:p w14:paraId="2C46D6A3" w14:textId="65DB7530" w:rsidR="009A0277" w:rsidRDefault="009A0277" w:rsidP="009854B1">
      <w:r>
        <w:t xml:space="preserve">Jak jednakże widać na wykresie, taka zależność nie zachodzi. Zamiast tego, paradoksalnie dla najlepszej z punktu widzenia wykonania </w:t>
      </w:r>
      <w:proofErr w:type="spellStart"/>
      <w:r>
        <w:t>kerneli</w:t>
      </w:r>
      <w:proofErr w:type="spellEnd"/>
      <w:r>
        <w:t xml:space="preserve"> wartości lokalnej ilości wątków rozwiązanie całościowe zajęło niemal najdłuższy czas.</w:t>
      </w:r>
    </w:p>
    <w:p w14:paraId="3CB615D8" w14:textId="33D28198" w:rsidR="009A0277" w:rsidRDefault="009A0277" w:rsidP="009A0277">
      <w:pPr>
        <w:pStyle w:val="Nagwek3"/>
      </w:pPr>
      <w:bookmarkStart w:id="224" w:name="_Toc376693466"/>
      <w:r>
        <w:t>INTEL XEON X5650</w:t>
      </w:r>
      <w:bookmarkEnd w:id="224"/>
    </w:p>
    <w:p w14:paraId="094193DF" w14:textId="5C019CFB" w:rsidR="009A0277" w:rsidRDefault="00D700FB" w:rsidP="009A0277">
      <w:r>
        <w:t xml:space="preserve">Wykres </w:t>
      </w:r>
      <w:r w:rsidR="001F6A9B">
        <w:fldChar w:fldCharType="begin"/>
      </w:r>
      <w:r w:rsidR="001F6A9B">
        <w:instrText xml:space="preserve"> REF Wykr_10 \h </w:instrText>
      </w:r>
      <w:r w:rsidR="001F6A9B">
        <w:fldChar w:fldCharType="separate"/>
      </w:r>
      <w:r w:rsidR="003842B4">
        <w:rPr>
          <w:noProof/>
        </w:rPr>
        <w:t>10</w:t>
      </w:r>
      <w:r w:rsidR="001F6A9B">
        <w:fldChar w:fldCharType="end"/>
      </w:r>
      <w:r>
        <w:t xml:space="preserve"> został przygotowany analogicznie dla procesora Intel Xeon X5650.</w:t>
      </w:r>
    </w:p>
    <w:p w14:paraId="4DB60FA7" w14:textId="0417C3E8" w:rsidR="00D700FB" w:rsidRDefault="00D700FB" w:rsidP="00D700FB">
      <w:pPr>
        <w:pStyle w:val="Bezodstpw"/>
        <w:jc w:val="center"/>
      </w:pPr>
      <w:r>
        <w:rPr>
          <w:noProof/>
        </w:rPr>
        <w:lastRenderedPageBreak/>
        <w:drawing>
          <wp:inline distT="0" distB="0" distL="0" distR="0" wp14:anchorId="1EC345B1" wp14:editId="287CA801">
            <wp:extent cx="5760085" cy="3830870"/>
            <wp:effectExtent l="0" t="0" r="12065" b="17780"/>
            <wp:docPr id="40" name="Wykres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C83ECD1" w14:textId="3FB31166" w:rsidR="00D700FB" w:rsidRDefault="00D700FB" w:rsidP="00D700FB">
      <w:pPr>
        <w:pStyle w:val="Cytat"/>
        <w:jc w:val="center"/>
      </w:pPr>
      <w:r>
        <w:t xml:space="preserve">Wykres </w:t>
      </w:r>
      <w:bookmarkStart w:id="225" w:name="Wykr_10"/>
      <w:r>
        <w:fldChar w:fldCharType="begin"/>
      </w:r>
      <w:r>
        <w:instrText xml:space="preserve"> SEQ wykr </w:instrText>
      </w:r>
      <w:r>
        <w:fldChar w:fldCharType="separate"/>
      </w:r>
      <w:r w:rsidR="003842B4">
        <w:rPr>
          <w:noProof/>
        </w:rPr>
        <w:t>10</w:t>
      </w:r>
      <w:r>
        <w:fldChar w:fldCharType="end"/>
      </w:r>
      <w:bookmarkEnd w:id="225"/>
      <w:r>
        <w:t>. Rzeczywisty czas rozwiązania w stosunku do globalnej ilości wątków  na procesorze Intel Xeon X5650</w:t>
      </w:r>
    </w:p>
    <w:p w14:paraId="1A5600D5" w14:textId="782317FD" w:rsidR="009854B1" w:rsidRDefault="00D700FB" w:rsidP="00D700FB">
      <w:r>
        <w:t>Jak widać wykres jest częściowo podobny do tego uzyskanego na karcie NVIDIA Tesla M2090, przynajmniej z punktu widzenia ilości pików, bo już nie ich rozłożenia. Ponownie piki wykresu nie są związane z żadną z mierzonych wartości w żaden zauważalny sposób.</w:t>
      </w:r>
    </w:p>
    <w:p w14:paraId="71C044FA" w14:textId="640A908D" w:rsidR="00D700FB" w:rsidRPr="009854B1" w:rsidRDefault="00D700FB" w:rsidP="00D700FB">
      <w:r>
        <w:t>Można pokusić się o stwierdzenie, iż być może w systemie pod kontrolą którego wykonywano testy, mimo iż jego czas obliczeniowy był zarezerwowany dla wykonania testów, mogły działać jakieś usługi systemowe bądź zaplanowane zadania. Z racji tego, że składanie rozwiązania na CPU to proces intensywny obliczeniowo i wykorzystujący wszystkie dostępne rdzenie wszystkich znalezionych procesorów CPU, nawet niewielkie nieplanowane obciążenie mogłoby diametralnie zmienić wyniki eksperymentu.</w:t>
      </w:r>
    </w:p>
    <w:p w14:paraId="3E6659B3" w14:textId="2926704B" w:rsidR="00B831D0" w:rsidRDefault="00B831D0" w:rsidP="00B831D0">
      <w:pPr>
        <w:pStyle w:val="Nagwek2"/>
      </w:pPr>
      <w:bookmarkStart w:id="226" w:name="_Toc376693467"/>
      <w:r>
        <w:t>POZOSTAŁE WYNIKI</w:t>
      </w:r>
      <w:bookmarkEnd w:id="226"/>
    </w:p>
    <w:p w14:paraId="3CB82399" w14:textId="0B3DBB2B" w:rsidR="00085F7B" w:rsidRPr="00085F7B" w:rsidRDefault="00085F7B" w:rsidP="00085F7B">
      <w:r>
        <w:t>W tej części ujęto dodatkowe wyniki uzyskane podczas prowadzenia eksperymentów, niezwiązane konkretnie z żadną z prezentowanych wcześniej serią danych.</w:t>
      </w:r>
    </w:p>
    <w:p w14:paraId="3987C893" w14:textId="7DF6A56D" w:rsidR="00B831D0" w:rsidRDefault="00B831D0" w:rsidP="00B831D0">
      <w:pPr>
        <w:pStyle w:val="Nagwek3"/>
      </w:pPr>
      <w:bookmarkStart w:id="227" w:name="_Toc376693468"/>
      <w:r>
        <w:t>ZUŻYCIE PRĄDU</w:t>
      </w:r>
      <w:r w:rsidR="0022413F">
        <w:t xml:space="preserve"> PRZEZ KARTĘ GRAFICZNĄ</w:t>
      </w:r>
      <w:bookmarkEnd w:id="227"/>
    </w:p>
    <w:p w14:paraId="7AFC0649" w14:textId="13CE5676" w:rsidR="00B831D0" w:rsidRDefault="00B831D0" w:rsidP="00B831D0">
      <w:r>
        <w:t xml:space="preserve">Podczas wykonywania testów na karcie NVIDIA Tesla M2090 śledzone było zużycie prądu przez kartę (za pośrednictwem narzędzia </w:t>
      </w:r>
      <w:proofErr w:type="spellStart"/>
      <w:r w:rsidRPr="00B831D0">
        <w:rPr>
          <w:i/>
        </w:rPr>
        <w:t>nvidia-smi</w:t>
      </w:r>
      <w:proofErr w:type="spellEnd"/>
      <w:r>
        <w:t>). Według specyfikacji [</w:t>
      </w:r>
      <w:r>
        <w:fldChar w:fldCharType="begin"/>
      </w:r>
      <w:r>
        <w:instrText xml:space="preserve"> REF nvidiam2090 \h </w:instrText>
      </w:r>
      <w:r>
        <w:fldChar w:fldCharType="separate"/>
      </w:r>
      <w:ins w:id="228" w:author="Pawel Wal" w:date="2014-01-13T09:09:00Z">
        <w:r w:rsidR="003842B4">
          <w:rPr>
            <w:noProof/>
            <w:lang w:val="en-US"/>
          </w:rPr>
          <w:t>13</w:t>
        </w:r>
      </w:ins>
      <w:del w:id="229" w:author="Pawel Wal" w:date="2014-01-13T09:04:00Z">
        <w:r w:rsidR="002E6ADB" w:rsidRPr="002E6ADB" w:rsidDel="007E4C72">
          <w:rPr>
            <w:noProof/>
          </w:rPr>
          <w:delText>13</w:delText>
        </w:r>
      </w:del>
      <w:r>
        <w:fldChar w:fldCharType="end"/>
      </w:r>
      <w:r>
        <w:t xml:space="preserve">] maksymalna możliwa moc dla tej karty wynosi 225W. Podczas przeprowadzonych testów </w:t>
      </w:r>
      <w:r>
        <w:lastRenderedPageBreak/>
        <w:t xml:space="preserve">wykorzystywana przez kartę moc oscylowała między 81W a 87W w sposób niezależny od </w:t>
      </w:r>
      <w:r w:rsidR="0022413F">
        <w:t>rozmiaru macierzy, założonych ilości wątków oraz czasu rozwiązania.</w:t>
      </w:r>
    </w:p>
    <w:p w14:paraId="3CC95BAA" w14:textId="159F898E" w:rsidR="0022413F" w:rsidRDefault="0022413F" w:rsidP="0022413F">
      <w:pPr>
        <w:pStyle w:val="Nagwek3"/>
      </w:pPr>
      <w:bookmarkStart w:id="230" w:name="_Toc376693469"/>
      <w:r>
        <w:t>ZUŻYCIE PAMIĘCI KARTY GRAFICZNEJ</w:t>
      </w:r>
      <w:bookmarkEnd w:id="230"/>
    </w:p>
    <w:p w14:paraId="500CEFD1" w14:textId="362FCA1E" w:rsidR="0022413F" w:rsidRPr="001F6A9B" w:rsidRDefault="0022413F" w:rsidP="0022413F">
      <w:r>
        <w:t>Wykorzystywana Tesla M2090 jest skonfigurowana tak, by wykorzystywać ECC (</w:t>
      </w:r>
      <w:r>
        <w:rPr>
          <w:i/>
        </w:rPr>
        <w:t xml:space="preserve">error </w:t>
      </w:r>
      <w:proofErr w:type="spellStart"/>
      <w:r>
        <w:rPr>
          <w:i/>
        </w:rPr>
        <w:t>correcting</w:t>
      </w:r>
      <w:proofErr w:type="spellEnd"/>
      <w:r>
        <w:rPr>
          <w:i/>
        </w:rPr>
        <w:t xml:space="preserve"> </w:t>
      </w:r>
      <w:proofErr w:type="spellStart"/>
      <w:r>
        <w:rPr>
          <w:i/>
        </w:rPr>
        <w:t>codes</w:t>
      </w:r>
      <w:proofErr w:type="spellEnd"/>
      <w:r>
        <w:rPr>
          <w:i/>
        </w:rPr>
        <w:t xml:space="preserve"> </w:t>
      </w:r>
      <w:r>
        <w:t>lub kody korekcji błędów). Dzięki temu istnieje niższe prawdopodobieństwo, że zajdą błędy odczytu lub zapisu pamięci, lecz ogólna ilość dostępnej pamięci spada z bazowych 6GB do około 5.2GB [</w:t>
      </w:r>
      <w:r>
        <w:fldChar w:fldCharType="begin"/>
      </w:r>
      <w:r>
        <w:instrText xml:space="preserve"> REF nvidiam2090 \h </w:instrText>
      </w:r>
      <w:r>
        <w:fldChar w:fldCharType="separate"/>
      </w:r>
      <w:ins w:id="231" w:author="Pawel Wal" w:date="2014-01-13T09:09:00Z">
        <w:r w:rsidR="003842B4">
          <w:rPr>
            <w:noProof/>
            <w:lang w:val="en-US"/>
          </w:rPr>
          <w:t>13</w:t>
        </w:r>
      </w:ins>
      <w:del w:id="232" w:author="Pawel Wal" w:date="2014-01-13T09:04:00Z">
        <w:r w:rsidR="002E6ADB" w:rsidRPr="002E6ADB" w:rsidDel="007E4C72">
          <w:rPr>
            <w:noProof/>
          </w:rPr>
          <w:delText>13</w:delText>
        </w:r>
      </w:del>
      <w:r>
        <w:fldChar w:fldCharType="end"/>
      </w:r>
      <w:r>
        <w:t>].</w:t>
      </w:r>
      <w:r w:rsidR="001F6A9B">
        <w:t xml:space="preserve"> Zużycie pamięci mierzono przy użyciu narzędzia </w:t>
      </w:r>
      <w:proofErr w:type="spellStart"/>
      <w:r w:rsidR="001F6A9B">
        <w:rPr>
          <w:i/>
        </w:rPr>
        <w:t>nvidia-smi</w:t>
      </w:r>
      <w:proofErr w:type="spellEnd"/>
      <w:r w:rsidR="001F6A9B">
        <w:t>.</w:t>
      </w:r>
    </w:p>
    <w:p w14:paraId="5C15C158" w14:textId="75DE1A29" w:rsidR="0022413F" w:rsidRDefault="0022413F" w:rsidP="0022413F">
      <w:r>
        <w:t xml:space="preserve">Podczas bazowych testów (z globalną ilością wątków nie przekraczającą 1024) zużycie pamięci pozostawało na poziomie 78MB – 80MB. Co więcej, nie spadło poniżej tego poziomu nawet dla bardzo małych wartości globalnej ilości wątków. Ponieważ rozmiar części macierzy wysyłanej do urządzenia jest bezpośrednio związany z globalną ilością wątków, należałoby się spodziewać że przy minimalnych wartościach tej zmiennej zużycie pamięci będzie minimalne. Można więc stwierdzić, że około 80MB to minimalne zużycie pamięci dla proponowanego </w:t>
      </w:r>
      <w:proofErr w:type="spellStart"/>
      <w:r>
        <w:t>solwera</w:t>
      </w:r>
      <w:proofErr w:type="spellEnd"/>
      <w:r>
        <w:t>.</w:t>
      </w:r>
    </w:p>
    <w:p w14:paraId="1EF8DE89" w14:textId="22775C9C" w:rsidR="007E4C72" w:rsidRDefault="001F6A9B" w:rsidP="0022413F">
      <w:pPr>
        <w:rPr>
          <w:ins w:id="233" w:author="Pawel Wal" w:date="2014-01-13T09:08:00Z"/>
        </w:rPr>
      </w:pPr>
      <w:r>
        <w:t xml:space="preserve">Podczas testów z rosnącą globalną ilością wątków w stosunku do lokalnej ilości wątków zużycie pamięci rosło. Zależność przedstawiono na wykresie </w:t>
      </w:r>
      <w:r>
        <w:fldChar w:fldCharType="begin"/>
      </w:r>
      <w:r>
        <w:instrText xml:space="preserve"> REF Wykr_11 \h </w:instrText>
      </w:r>
      <w:r>
        <w:fldChar w:fldCharType="separate"/>
      </w:r>
      <w:r w:rsidR="003842B4">
        <w:rPr>
          <w:noProof/>
        </w:rPr>
        <w:t>11</w:t>
      </w:r>
      <w:r>
        <w:fldChar w:fldCharType="end"/>
      </w:r>
      <w:r>
        <w:t>.</w:t>
      </w:r>
    </w:p>
    <w:p w14:paraId="58288039" w14:textId="77777777" w:rsidR="007E4C72" w:rsidRDefault="007E4C72">
      <w:pPr>
        <w:spacing w:line="276" w:lineRule="auto"/>
        <w:ind w:firstLine="0"/>
        <w:jc w:val="left"/>
        <w:rPr>
          <w:ins w:id="234" w:author="Pawel Wal" w:date="2014-01-13T09:08:00Z"/>
        </w:rPr>
      </w:pPr>
      <w:ins w:id="235" w:author="Pawel Wal" w:date="2014-01-13T09:08:00Z">
        <w:r>
          <w:br w:type="page"/>
        </w:r>
      </w:ins>
    </w:p>
    <w:p w14:paraId="221BE044" w14:textId="24CBE359" w:rsidR="001F6A9B" w:rsidDel="007E4C72" w:rsidRDefault="001F6A9B" w:rsidP="0022413F">
      <w:pPr>
        <w:rPr>
          <w:del w:id="236" w:author="Pawel Wal" w:date="2014-01-13T09:08:00Z"/>
        </w:rPr>
      </w:pPr>
    </w:p>
    <w:p w14:paraId="158A1DF5" w14:textId="4CF98212" w:rsidR="001F6A9B" w:rsidRDefault="001F6A9B" w:rsidP="001F6A9B">
      <w:pPr>
        <w:pStyle w:val="Bezodstpw"/>
        <w:jc w:val="center"/>
      </w:pPr>
      <w:r>
        <w:rPr>
          <w:noProof/>
        </w:rPr>
        <w:drawing>
          <wp:inline distT="0" distB="0" distL="0" distR="0" wp14:anchorId="1AFFC9AD" wp14:editId="0DD4F42E">
            <wp:extent cx="5629275" cy="4019550"/>
            <wp:effectExtent l="0" t="0" r="9525" b="19050"/>
            <wp:docPr id="41" name="Wykres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51380BC" w14:textId="03912B29" w:rsidR="001F6A9B" w:rsidRDefault="001F6A9B" w:rsidP="001F6A9B">
      <w:pPr>
        <w:pStyle w:val="Cytat"/>
      </w:pPr>
      <w:r>
        <w:t xml:space="preserve">Wykres </w:t>
      </w:r>
      <w:bookmarkStart w:id="237" w:name="Wykr_11"/>
      <w:r>
        <w:fldChar w:fldCharType="begin"/>
      </w:r>
      <w:r>
        <w:instrText xml:space="preserve"> SEQ wykr </w:instrText>
      </w:r>
      <w:r>
        <w:fldChar w:fldCharType="separate"/>
      </w:r>
      <w:r w:rsidR="003842B4">
        <w:rPr>
          <w:noProof/>
        </w:rPr>
        <w:t>11</w:t>
      </w:r>
      <w:r>
        <w:fldChar w:fldCharType="end"/>
      </w:r>
      <w:bookmarkEnd w:id="237"/>
      <w:r>
        <w:t>. Zależność zużycia pamięci od globalnej ilości wątków przy stałej lokalnej ilości wątków na karcie NVIDIA Tesla M2090</w:t>
      </w:r>
    </w:p>
    <w:p w14:paraId="61382B06" w14:textId="42D75FD8" w:rsidR="001F1F81" w:rsidRPr="001F1F81" w:rsidRDefault="001F1F81" w:rsidP="001F1F81">
      <w:r>
        <w:t>Ponieważ wraz ze wzrostem globalnej ilości wątków do urządzenia przesyłane są większe obszary macierzy, jest to zależność zgodna z teoretycznymi przewidywaniami.</w:t>
      </w:r>
    </w:p>
    <w:p w14:paraId="246CD438" w14:textId="6ADB41C5" w:rsidR="0022413F" w:rsidRDefault="0022413F" w:rsidP="0022413F">
      <w:pPr>
        <w:pStyle w:val="Nagwek3"/>
      </w:pPr>
      <w:bookmarkStart w:id="238" w:name="_Toc376693470"/>
      <w:r>
        <w:t>OBCIĄŻENIE RDZENI PROCESORA PRZEZ OPENCL</w:t>
      </w:r>
      <w:bookmarkEnd w:id="238"/>
    </w:p>
    <w:p w14:paraId="7A3553C2" w14:textId="4749440E" w:rsidR="0022413F" w:rsidRDefault="0022413F" w:rsidP="0022413F">
      <w:r>
        <w:t xml:space="preserve">Podczas wykonywania testów na procesorze Intel Xeon X5650 obciążenie jego rdzeni było obserwowane za pomocą narzędzia </w:t>
      </w:r>
      <w:proofErr w:type="spellStart"/>
      <w:r>
        <w:rPr>
          <w:i/>
        </w:rPr>
        <w:t>htop</w:t>
      </w:r>
      <w:proofErr w:type="spellEnd"/>
      <w:r>
        <w:t xml:space="preserve">. </w:t>
      </w:r>
      <w:r w:rsidR="005F1D3D">
        <w:t xml:space="preserve">Potwierdziło to między innymi zasadność wykorzystania </w:t>
      </w:r>
      <w:proofErr w:type="spellStart"/>
      <w:r w:rsidR="005F1D3D">
        <w:t>OpenMP</w:t>
      </w:r>
      <w:proofErr w:type="spellEnd"/>
      <w:r w:rsidR="005F1D3D">
        <w:t xml:space="preserve"> w części rozwiązania wykonywanej bezpośrednio na CPU. Wykazano tam niemal stuprocentowe obciążenie wszystkich dostępnych rdzeni procesora.</w:t>
      </w:r>
    </w:p>
    <w:p w14:paraId="2DEF1018" w14:textId="0CE22588" w:rsidR="005F1D3D" w:rsidRPr="0022413F" w:rsidRDefault="005F1D3D" w:rsidP="0022413F">
      <w:r>
        <w:t xml:space="preserve">Podczas wykonania samych </w:t>
      </w:r>
      <w:proofErr w:type="spellStart"/>
      <w:r>
        <w:t>kerneli</w:t>
      </w:r>
      <w:proofErr w:type="spellEnd"/>
      <w:r>
        <w:t xml:space="preserve"> OpenCL stwierdzono zgodnie z przewidywaniami obciążenie tylko jednego z dwóch dostępnych procesorów (</w:t>
      </w:r>
      <w:proofErr w:type="spellStart"/>
      <w:r>
        <w:t>solwer</w:t>
      </w:r>
      <w:proofErr w:type="spellEnd"/>
      <w:r>
        <w:t xml:space="preserve"> współpracuje z jednym urządzeniem obliczeniowym na raz). W czasie obserwacji obciążenie rdzeni w obrębie jednego procesora niekiedy tylko osiągało 100%. Wartością typową podczas wykonywania </w:t>
      </w:r>
      <w:proofErr w:type="spellStart"/>
      <w:r>
        <w:t>kerneli</w:t>
      </w:r>
      <w:proofErr w:type="spellEnd"/>
      <w:r>
        <w:t xml:space="preserve"> OpenCL było około 60-70%.</w:t>
      </w:r>
    </w:p>
    <w:p w14:paraId="213BF25F" w14:textId="77777777" w:rsidR="005A5DC5" w:rsidRDefault="005A5DC5">
      <w:pPr>
        <w:spacing w:line="276" w:lineRule="auto"/>
        <w:ind w:firstLine="0"/>
        <w:jc w:val="left"/>
        <w:rPr>
          <w:rFonts w:eastAsiaTheme="majorEastAsia"/>
          <w:b/>
          <w:bCs/>
          <w:sz w:val="28"/>
          <w:szCs w:val="28"/>
        </w:rPr>
      </w:pPr>
      <w:bookmarkStart w:id="239" w:name="_Toc376693471"/>
      <w:r>
        <w:br w:type="page"/>
      </w:r>
    </w:p>
    <w:p w14:paraId="7D3D6501" w14:textId="02EB8AE4" w:rsidR="00962AE3" w:rsidRDefault="00A92ABF" w:rsidP="00962AE3">
      <w:pPr>
        <w:pStyle w:val="Nagwek1"/>
      </w:pPr>
      <w:r w:rsidRPr="00855588">
        <w:lastRenderedPageBreak/>
        <w:t>WNIOSKI</w:t>
      </w:r>
      <w:bookmarkEnd w:id="239"/>
    </w:p>
    <w:p w14:paraId="65684901" w14:textId="77777777" w:rsidR="00DB7895" w:rsidRDefault="00DB7895" w:rsidP="004F623F">
      <w:r>
        <w:t xml:space="preserve">W niniejszej pracy został zaproponowany frontalny </w:t>
      </w:r>
      <w:proofErr w:type="spellStart"/>
      <w:r>
        <w:t>solwer</w:t>
      </w:r>
      <w:proofErr w:type="spellEnd"/>
      <w:r>
        <w:t xml:space="preserve"> MES, zrównoleglony przy pomocy akceleratorów obliczeń GPU. Została również pokazana jego przenośność na inne rodzaje platform wspierające OpenCL, takie jak procesory firmy Intel. Przeanalizowany został potencjał masowo równoległej wersji metody eliminacji Gaussa oraz metody optymalizacji wykorzystania mocy i pamięci wielordzeniowych urządzeń obliczeniowych. W proponowanym rozwiązaniu zostały zidentyfikowane dwa wąskie gardła, czyli słabości powodujące spowolnienie uzyskania ostatecznego rozwiązania. </w:t>
      </w:r>
    </w:p>
    <w:p w14:paraId="48713F86" w14:textId="6CC58A85" w:rsidR="00DB7895" w:rsidRDefault="00DB7895" w:rsidP="004F623F">
      <w:r>
        <w:t xml:space="preserve">Pierwszym z nich jest konieczność przesyłania pewnej ilości danych z i do urządzenia. Narzut czasowy wynikający z tego problemu został zredukowany w sposób zadowalający dzięki podzieleniu rozwiązania na osobne fronty i ograniczenie transferów po złączu PCI-Express do minimum za pomocą kompresji danych. </w:t>
      </w:r>
    </w:p>
    <w:p w14:paraId="7EE02C93" w14:textId="6AFA78DC" w:rsidR="00DB7895" w:rsidRDefault="00DB7895" w:rsidP="004F623F">
      <w:r>
        <w:t>Drugim jest konieczność wykonania dużej ilości operacji podczas ostatecznej synchronizacji map oraz fazy podsta</w:t>
      </w:r>
      <w:r w:rsidR="008720DD">
        <w:t xml:space="preserve">wiania wstecz samej metody Gaussa. Brak możliwości zrównoleglenia podstawiania wstecz został pokazany w rozdziale </w:t>
      </w:r>
      <w:r w:rsidR="008720DD">
        <w:fldChar w:fldCharType="begin"/>
      </w:r>
      <w:r w:rsidR="008720DD">
        <w:instrText xml:space="preserve"> REF _Ref376696946 \r \h </w:instrText>
      </w:r>
      <w:r w:rsidR="008720DD">
        <w:fldChar w:fldCharType="separate"/>
      </w:r>
      <w:r w:rsidR="003842B4">
        <w:t>3.2.3</w:t>
      </w:r>
      <w:r w:rsidR="008720DD">
        <w:fldChar w:fldCharType="end"/>
      </w:r>
      <w:r w:rsidR="008720DD">
        <w:t xml:space="preserve">. Brak możliwości zrównoleglenia na GPU ostatecznej synchronizacji map wynika </w:t>
      </w:r>
      <w:r w:rsidR="005A5DC5">
        <w:t xml:space="preserve">w tej fazie </w:t>
      </w:r>
      <w:r w:rsidR="008720DD">
        <w:t xml:space="preserve">z konieczności dostępu do całości macierzy, rozmiar której zazwyczaj uniemożliwia umieszczenie jej w całości w pamięci urządzenia. Konieczność wykonania tych dwóch faz powoduje wydłużenie ogólnego czasu rozwiązania mimo zastosowania równoległości po stronie CPU z użyciem API </w:t>
      </w:r>
      <w:proofErr w:type="spellStart"/>
      <w:r w:rsidR="008720DD">
        <w:t>OpenMP</w:t>
      </w:r>
      <w:proofErr w:type="spellEnd"/>
      <w:r w:rsidR="008720DD">
        <w:t xml:space="preserve"> i możliwych optymalizacji podczas podstawienia wstecz.</w:t>
      </w:r>
    </w:p>
    <w:p w14:paraId="5C51C156" w14:textId="6582E3BF" w:rsidR="008720DD" w:rsidRDefault="008720DD" w:rsidP="004F623F">
      <w:r>
        <w:t xml:space="preserve">Mimo tych mankamentów przedstawione rozwiązanie jest przenośne. Dość dobrze wykorzystuje również możliwości obliczeń masowo równoległych zapewniane przez zastosowane urządzenia obliczeniowe. Podczas testów ze zmiennym rozmiarem macierzy wykazano, że rozwiązanie jest dobrze skalowalne na GPU, a w badanym przypadku nawet lepiej skaluje się podczas obliczeń </w:t>
      </w:r>
      <w:r w:rsidR="00301874">
        <w:t xml:space="preserve">za pośrednictwem OpenCL </w:t>
      </w:r>
      <w:r>
        <w:t>z użyciem procesora CPU.</w:t>
      </w:r>
      <w:r w:rsidR="00301874">
        <w:t xml:space="preserve"> Rozwiązanie było stabilne i konsekwentnie dawało wyniki dla oznaczonych układów równań.</w:t>
      </w:r>
    </w:p>
    <w:p w14:paraId="0CBCC3DF" w14:textId="23DFCA68" w:rsidR="00210820" w:rsidRDefault="00210820" w:rsidP="004F623F">
      <w:r>
        <w:t xml:space="preserve">Zaproponowany </w:t>
      </w:r>
      <w:proofErr w:type="spellStart"/>
      <w:r>
        <w:t>solwer</w:t>
      </w:r>
      <w:proofErr w:type="spellEnd"/>
      <w:r>
        <w:t xml:space="preserve"> jest obiecujący z jeszcze jednego powodu. O ile do testów jako GPU wykorzystano doskonałe, dedykowane urządzenie obliczeniowe NVIDIA Tesla M2090, dzięki OpenCL istnieje możliwość uruchomienia proponowanego oprogramowania również na konsumenckich kartach graficznych firm NVIDIA i AMD. Nawet konsumenckie układy mogą zapewnić proponowanemu algorytmowi dobrą wydajność w stosunku do koniecznej inwestycji w sprzęt. Dla przykładu, konsumencka karta NVIDIA </w:t>
      </w:r>
      <w:proofErr w:type="spellStart"/>
      <w:r>
        <w:t>GeForce</w:t>
      </w:r>
      <w:proofErr w:type="spellEnd"/>
      <w:r>
        <w:t xml:space="preserve"> GTX 550 Ti, </w:t>
      </w:r>
      <w:r>
        <w:lastRenderedPageBreak/>
        <w:t xml:space="preserve">wykorzystywana we wczesnej fazie tworzenia proponowanego oprogramowania, zapewnia około </w:t>
      </w:r>
      <w:r w:rsidRPr="00210820">
        <w:t>691</w:t>
      </w:r>
      <w:r>
        <w:t xml:space="preserve"> </w:t>
      </w:r>
      <w:proofErr w:type="spellStart"/>
      <w:r>
        <w:t>GFLOPs</w:t>
      </w:r>
      <w:proofErr w:type="spellEnd"/>
      <w:r>
        <w:rPr>
          <w:rStyle w:val="Odwoanieprzypisudolnego"/>
        </w:rPr>
        <w:footnoteReference w:id="7"/>
      </w:r>
      <w:r>
        <w:t xml:space="preserve"> w trybie pojedynczej precyzji, przy koszcie około 300 zł</w:t>
      </w:r>
      <w:r>
        <w:rPr>
          <w:rStyle w:val="Odwoanieprzypisudolnego"/>
        </w:rPr>
        <w:footnoteReference w:id="8"/>
      </w:r>
      <w:r>
        <w:t>.</w:t>
      </w:r>
    </w:p>
    <w:p w14:paraId="68BE5B66" w14:textId="0632DE63" w:rsidR="008720DD" w:rsidRPr="004F623F" w:rsidRDefault="008720DD" w:rsidP="004F623F">
      <w:r>
        <w:t xml:space="preserve">Niniejsza praca dowodzi, że masowo równoległy </w:t>
      </w:r>
      <w:proofErr w:type="spellStart"/>
      <w:r>
        <w:t>solwer</w:t>
      </w:r>
      <w:proofErr w:type="spellEnd"/>
      <w:r>
        <w:t xml:space="preserve"> frontalny, zbudowany w zgodzie z paradygmatem czarnej skrzynki, jest możliwy oraz może zapewnić dobrą wydajność. W przyszłości można skupić się na proponowanym algorytmie od strony ograniczenia narzutu obliczeniowego na CPU niezwiązanego z zastosowaniem OpenCL. Jeszcze lepszą wydajność może zapewnić wyeliminowanie lub modyfikacja kosztownego procesu ostatecznej synchronizacji map</w:t>
      </w:r>
      <w:r w:rsidR="00162F03">
        <w:t xml:space="preserve"> tak</w:t>
      </w:r>
      <w:r w:rsidR="005A5DC5">
        <w:t>,</w:t>
      </w:r>
      <w:r w:rsidR="00162F03">
        <w:t xml:space="preserve"> by wykorzystywał możliwości nowoczesnych GPU.</w:t>
      </w:r>
      <w:r>
        <w:t xml:space="preserve"> </w:t>
      </w:r>
      <w:r w:rsidR="00162F03">
        <w:t xml:space="preserve">Możliwe jest również </w:t>
      </w:r>
      <w:r>
        <w:t xml:space="preserve">przeanalizowanie </w:t>
      </w:r>
      <w:r w:rsidR="00162F03">
        <w:t xml:space="preserve">fazy podstawiania wstecz w kierunku dalszych optymalizacji. </w:t>
      </w:r>
    </w:p>
    <w:p w14:paraId="5B338774" w14:textId="77777777" w:rsidR="005A5DC5" w:rsidRDefault="005A5DC5">
      <w:pPr>
        <w:spacing w:line="276" w:lineRule="auto"/>
        <w:ind w:firstLine="0"/>
        <w:jc w:val="left"/>
        <w:rPr>
          <w:rFonts w:eastAsiaTheme="majorEastAsia"/>
          <w:b/>
          <w:bCs/>
          <w:sz w:val="28"/>
          <w:szCs w:val="28"/>
        </w:rPr>
      </w:pPr>
      <w:bookmarkStart w:id="240" w:name="_Toc376693472"/>
      <w:r>
        <w:br w:type="page"/>
      </w:r>
    </w:p>
    <w:p w14:paraId="769C7BD8" w14:textId="13CDDA11" w:rsidR="00EE66E5" w:rsidRPr="00855588" w:rsidRDefault="00600696" w:rsidP="00600696">
      <w:pPr>
        <w:pStyle w:val="Nagwek1"/>
      </w:pPr>
      <w:r w:rsidRPr="00855588">
        <w:lastRenderedPageBreak/>
        <w:t>BIBLIOGRAFIA</w:t>
      </w:r>
      <w:bookmarkEnd w:id="240"/>
    </w:p>
    <w:p w14:paraId="6C47F8B0" w14:textId="77777777" w:rsidR="00C21E82" w:rsidRPr="00B06603" w:rsidRDefault="00C21E82" w:rsidP="00754B8D">
      <w:pPr>
        <w:ind w:firstLine="0"/>
        <w:rPr>
          <w:shd w:val="clear" w:color="auto" w:fill="FFFFFF"/>
          <w:lang w:val="en-GB"/>
        </w:rPr>
      </w:pPr>
      <w:r w:rsidRPr="002E6ADB">
        <w:rPr>
          <w:lang w:val="en-US"/>
        </w:rPr>
        <w:t>[</w:t>
      </w:r>
      <w:bookmarkStart w:id="241" w:name="bathe"/>
      <w:r w:rsidRPr="00855588">
        <w:fldChar w:fldCharType="begin"/>
      </w:r>
      <w:r w:rsidRPr="002E6ADB">
        <w:rPr>
          <w:lang w:val="en-US"/>
        </w:rPr>
        <w:instrText xml:space="preserve"> SEQ bib \* MERGEFORMAT  \* MERGEFORMAT </w:instrText>
      </w:r>
      <w:r w:rsidRPr="00855588">
        <w:fldChar w:fldCharType="separate"/>
      </w:r>
      <w:r w:rsidR="003842B4">
        <w:rPr>
          <w:noProof/>
          <w:lang w:val="en-US"/>
        </w:rPr>
        <w:t>1</w:t>
      </w:r>
      <w:r w:rsidRPr="00855588">
        <w:fldChar w:fldCharType="end"/>
      </w:r>
      <w:bookmarkEnd w:id="241"/>
      <w:r w:rsidRPr="002E6ADB">
        <w:rPr>
          <w:lang w:val="en-US"/>
        </w:rPr>
        <w:t>] Bathe, K. J.</w:t>
      </w:r>
      <w:r w:rsidR="00354B23" w:rsidRPr="002E6ADB">
        <w:rPr>
          <w:lang w:val="en-US"/>
        </w:rPr>
        <w:t>:</w:t>
      </w:r>
      <w:r w:rsidRPr="002E6ADB">
        <w:rPr>
          <w:rStyle w:val="apple-converted-space"/>
          <w:color w:val="000000"/>
          <w:shd w:val="clear" w:color="auto" w:fill="FFFFFF"/>
          <w:lang w:val="en-US"/>
        </w:rPr>
        <w:t> </w:t>
      </w:r>
      <w:r w:rsidRPr="002E6ADB">
        <w:rPr>
          <w:iCs/>
          <w:shd w:val="clear" w:color="auto" w:fill="FFFFFF"/>
          <w:lang w:val="en-US"/>
        </w:rPr>
        <w:t xml:space="preserve">Finite element procedures </w:t>
      </w:r>
      <w:r w:rsidRPr="00B06603">
        <w:rPr>
          <w:iCs/>
          <w:shd w:val="clear" w:color="auto" w:fill="FFFFFF"/>
          <w:lang w:val="en-GB"/>
        </w:rPr>
        <w:t>in engineering analysis</w:t>
      </w:r>
      <w:r w:rsidRPr="00B06603">
        <w:rPr>
          <w:shd w:val="clear" w:color="auto" w:fill="FFFFFF"/>
          <w:lang w:val="en-GB"/>
        </w:rPr>
        <w:t xml:space="preserve">. </w:t>
      </w:r>
      <w:r w:rsidRPr="00B06603">
        <w:rPr>
          <w:i/>
          <w:shd w:val="clear" w:color="auto" w:fill="FFFFFF"/>
          <w:lang w:val="en-GB"/>
        </w:rPr>
        <w:t>Englewood Cliffs: Prentice-Hall</w:t>
      </w:r>
      <w:r w:rsidR="00354B23" w:rsidRPr="00B06603">
        <w:rPr>
          <w:shd w:val="clear" w:color="auto" w:fill="FFFFFF"/>
          <w:lang w:val="en-GB"/>
        </w:rPr>
        <w:t xml:space="preserve">. </w:t>
      </w:r>
      <w:r w:rsidRPr="00B06603">
        <w:rPr>
          <w:shd w:val="clear" w:color="auto" w:fill="FFFFFF"/>
          <w:lang w:val="en-GB"/>
        </w:rPr>
        <w:t>1982.</w:t>
      </w:r>
    </w:p>
    <w:p w14:paraId="201C7572" w14:textId="77777777" w:rsidR="002F020B" w:rsidRPr="00B06603" w:rsidRDefault="009B44A9" w:rsidP="00754B8D">
      <w:pPr>
        <w:ind w:firstLine="0"/>
        <w:rPr>
          <w:shd w:val="clear" w:color="auto" w:fill="FFFFFF"/>
          <w:lang w:val="en-GB"/>
        </w:rPr>
      </w:pPr>
      <w:r w:rsidRPr="00B06603">
        <w:rPr>
          <w:shd w:val="clear" w:color="auto" w:fill="FFFFFF"/>
          <w:lang w:val="en-GB"/>
        </w:rPr>
        <w:t>[</w:t>
      </w:r>
      <w:bookmarkStart w:id="242" w:name="bernstein"/>
      <w:r w:rsidRPr="00855588">
        <w:rPr>
          <w:shd w:val="clear" w:color="auto" w:fill="FFFFFF"/>
        </w:rPr>
        <w:fldChar w:fldCharType="begin"/>
      </w:r>
      <w:r w:rsidRPr="00B06603">
        <w:rPr>
          <w:shd w:val="clear" w:color="auto" w:fill="FFFFFF"/>
          <w:lang w:val="en-GB"/>
        </w:rPr>
        <w:instrText xml:space="preserve"> seq bib </w:instrText>
      </w:r>
      <w:r w:rsidRPr="00855588">
        <w:rPr>
          <w:shd w:val="clear" w:color="auto" w:fill="FFFFFF"/>
        </w:rPr>
        <w:fldChar w:fldCharType="separate"/>
      </w:r>
      <w:r w:rsidR="003842B4">
        <w:rPr>
          <w:noProof/>
          <w:shd w:val="clear" w:color="auto" w:fill="FFFFFF"/>
          <w:lang w:val="en-GB"/>
        </w:rPr>
        <w:t>2</w:t>
      </w:r>
      <w:r w:rsidRPr="00855588">
        <w:rPr>
          <w:shd w:val="clear" w:color="auto" w:fill="FFFFFF"/>
        </w:rPr>
        <w:fldChar w:fldCharType="end"/>
      </w:r>
      <w:bookmarkEnd w:id="242"/>
      <w:r w:rsidRPr="00B06603">
        <w:rPr>
          <w:shd w:val="clear" w:color="auto" w:fill="FFFFFF"/>
          <w:lang w:val="en-GB"/>
        </w:rPr>
        <w:t>] Bernstein, A.J.</w:t>
      </w:r>
      <w:r w:rsidR="00354B23" w:rsidRPr="00B06603">
        <w:rPr>
          <w:shd w:val="clear" w:color="auto" w:fill="FFFFFF"/>
          <w:lang w:val="en-GB"/>
        </w:rPr>
        <w:t>:</w:t>
      </w:r>
      <w:r w:rsidRPr="00B06603">
        <w:rPr>
          <w:shd w:val="clear" w:color="auto" w:fill="FFFFFF"/>
          <w:lang w:val="en-GB"/>
        </w:rPr>
        <w:t xml:space="preserve"> Analysis of Programs for Parallel Processing</w:t>
      </w:r>
      <w:r w:rsidR="00354B23" w:rsidRPr="00B06603">
        <w:rPr>
          <w:shd w:val="clear" w:color="auto" w:fill="FFFFFF"/>
          <w:lang w:val="en-GB"/>
        </w:rPr>
        <w:t>.</w:t>
      </w:r>
      <w:r w:rsidR="00927276" w:rsidRPr="00B06603">
        <w:rPr>
          <w:shd w:val="clear" w:color="auto" w:fill="FFFFFF"/>
          <w:lang w:val="en-GB"/>
        </w:rPr>
        <w:t xml:space="preserve"> </w:t>
      </w:r>
      <w:r w:rsidR="002F020B" w:rsidRPr="00B06603">
        <w:rPr>
          <w:i/>
          <w:shd w:val="clear" w:color="auto" w:fill="FFFFFF"/>
          <w:lang w:val="en-GB"/>
        </w:rPr>
        <w:t xml:space="preserve">IEEE Transactions on  </w:t>
      </w:r>
      <w:r w:rsidR="00927276" w:rsidRPr="00B06603">
        <w:rPr>
          <w:i/>
          <w:shd w:val="clear" w:color="auto" w:fill="FFFFFF"/>
          <w:lang w:val="en-GB"/>
        </w:rPr>
        <w:t>Electronic Computers</w:t>
      </w:r>
      <w:r w:rsidR="00354B23" w:rsidRPr="00B06603">
        <w:rPr>
          <w:i/>
          <w:shd w:val="clear" w:color="auto" w:fill="FFFFFF"/>
          <w:lang w:val="en-GB"/>
        </w:rPr>
        <w:t>.</w:t>
      </w:r>
      <w:r w:rsidR="002F020B" w:rsidRPr="00B06603">
        <w:rPr>
          <w:shd w:val="clear" w:color="auto" w:fill="FFFFFF"/>
          <w:lang w:val="en-GB"/>
        </w:rPr>
        <w:t xml:space="preserve"> 1966 </w:t>
      </w:r>
      <w:r w:rsidR="00927276" w:rsidRPr="00B06603">
        <w:rPr>
          <w:shd w:val="clear" w:color="auto" w:fill="FFFFFF"/>
          <w:lang w:val="en-GB"/>
        </w:rPr>
        <w:t>Vol</w:t>
      </w:r>
      <w:r w:rsidR="002F020B" w:rsidRPr="00B06603">
        <w:rPr>
          <w:shd w:val="clear" w:color="auto" w:fill="FFFFFF"/>
          <w:lang w:val="en-GB"/>
        </w:rPr>
        <w:t>.</w:t>
      </w:r>
      <w:r w:rsidR="00927276" w:rsidRPr="00B06603">
        <w:rPr>
          <w:shd w:val="clear" w:color="auto" w:fill="FFFFFF"/>
          <w:lang w:val="en-GB"/>
        </w:rPr>
        <w:t xml:space="preserve"> EC-15, </w:t>
      </w:r>
      <w:r w:rsidR="002F020B" w:rsidRPr="00B06603">
        <w:rPr>
          <w:shd w:val="clear" w:color="auto" w:fill="FFFFFF"/>
          <w:lang w:val="en-GB"/>
        </w:rPr>
        <w:t>no.</w:t>
      </w:r>
      <w:r w:rsidR="00927276" w:rsidRPr="00B06603">
        <w:rPr>
          <w:shd w:val="clear" w:color="auto" w:fill="FFFFFF"/>
          <w:lang w:val="en-GB"/>
        </w:rPr>
        <w:t xml:space="preserve"> 5,</w:t>
      </w:r>
      <w:r w:rsidR="002F020B" w:rsidRPr="00B06603">
        <w:rPr>
          <w:shd w:val="clear" w:color="auto" w:fill="FFFFFF"/>
          <w:lang w:val="en-GB"/>
        </w:rPr>
        <w:t xml:space="preserve"> pp. </w:t>
      </w:r>
      <w:r w:rsidR="00927276" w:rsidRPr="00B06603">
        <w:rPr>
          <w:shd w:val="clear" w:color="auto" w:fill="FFFFFF"/>
          <w:lang w:val="en-GB"/>
        </w:rPr>
        <w:t>757-763</w:t>
      </w:r>
    </w:p>
    <w:p w14:paraId="7ED2537A" w14:textId="77777777" w:rsidR="00E91D83" w:rsidRPr="00B06603" w:rsidRDefault="00E91D83" w:rsidP="00853ABE">
      <w:pPr>
        <w:ind w:firstLine="0"/>
        <w:rPr>
          <w:shd w:val="clear" w:color="auto" w:fill="FFFFFF"/>
          <w:lang w:val="en-GB"/>
        </w:rPr>
      </w:pPr>
      <w:r w:rsidRPr="00B06603">
        <w:rPr>
          <w:shd w:val="clear" w:color="auto" w:fill="FFFFFF"/>
          <w:lang w:val="en-GB"/>
        </w:rPr>
        <w:t>[</w:t>
      </w:r>
      <w:bookmarkStart w:id="243" w:name="butrylo"/>
      <w:r w:rsidRPr="00B06603">
        <w:rPr>
          <w:shd w:val="clear" w:color="auto" w:fill="FFFFFF"/>
        </w:rPr>
        <w:fldChar w:fldCharType="begin"/>
      </w:r>
      <w:r w:rsidRPr="00B06603">
        <w:rPr>
          <w:shd w:val="clear" w:color="auto" w:fill="FFFFFF"/>
          <w:lang w:val="en-GB"/>
        </w:rPr>
        <w:instrText xml:space="preserve"> SEQ bib </w:instrText>
      </w:r>
      <w:r w:rsidRPr="00B06603">
        <w:rPr>
          <w:shd w:val="clear" w:color="auto" w:fill="FFFFFF"/>
        </w:rPr>
        <w:fldChar w:fldCharType="separate"/>
      </w:r>
      <w:r w:rsidR="003842B4">
        <w:rPr>
          <w:noProof/>
          <w:shd w:val="clear" w:color="auto" w:fill="FFFFFF"/>
          <w:lang w:val="en-GB"/>
        </w:rPr>
        <w:t>3</w:t>
      </w:r>
      <w:r w:rsidRPr="00B06603">
        <w:rPr>
          <w:shd w:val="clear" w:color="auto" w:fill="FFFFFF"/>
        </w:rPr>
        <w:fldChar w:fldCharType="end"/>
      </w:r>
      <w:bookmarkEnd w:id="243"/>
      <w:r w:rsidRPr="00B06603">
        <w:rPr>
          <w:shd w:val="clear" w:color="auto" w:fill="FFFFFF"/>
          <w:lang w:val="en-GB"/>
        </w:rPr>
        <w:t xml:space="preserve">] </w:t>
      </w:r>
      <w:proofErr w:type="spellStart"/>
      <w:r w:rsidRPr="00B06603">
        <w:rPr>
          <w:shd w:val="clear" w:color="auto" w:fill="FFFFFF"/>
          <w:lang w:val="en-GB"/>
        </w:rPr>
        <w:t>Butrylo</w:t>
      </w:r>
      <w:proofErr w:type="spellEnd"/>
      <w:r w:rsidRPr="00B06603">
        <w:rPr>
          <w:shd w:val="clear" w:color="auto" w:fill="FFFFFF"/>
          <w:lang w:val="en-GB"/>
        </w:rPr>
        <w:t>, B. [et al.]: A Survey of Parallel Solvers for the Finite Element Method in Computational Electromagnetics</w:t>
      </w:r>
      <w:r w:rsidR="00853ABE" w:rsidRPr="00B06603">
        <w:rPr>
          <w:shd w:val="clear" w:color="auto" w:fill="FFFFFF"/>
          <w:lang w:val="en-GB"/>
        </w:rPr>
        <w:t xml:space="preserve">. </w:t>
      </w:r>
      <w:r w:rsidR="00853ABE" w:rsidRPr="00B06603">
        <w:rPr>
          <w:i/>
          <w:shd w:val="clear" w:color="auto" w:fill="FFFFFF"/>
          <w:lang w:val="en-GB"/>
        </w:rPr>
        <w:t>International Journal for Computation and Mathematics in Electrical and Electronic Engineering.</w:t>
      </w:r>
      <w:r w:rsidR="00853ABE" w:rsidRPr="00B06603">
        <w:rPr>
          <w:shd w:val="clear" w:color="auto" w:fill="FFFFFF"/>
          <w:lang w:val="en-GB"/>
        </w:rPr>
        <w:t xml:space="preserve"> 2004 Vol. 23, no. 2, pp. 531-546.</w:t>
      </w:r>
    </w:p>
    <w:p w14:paraId="65D970F2" w14:textId="77777777" w:rsidR="00E97426" w:rsidRPr="00B06603" w:rsidRDefault="00354B23" w:rsidP="00754B8D">
      <w:pPr>
        <w:ind w:firstLine="0"/>
        <w:rPr>
          <w:shd w:val="clear" w:color="auto" w:fill="FFFFFF"/>
          <w:lang w:val="en-GB"/>
        </w:rPr>
      </w:pPr>
      <w:r w:rsidRPr="00B06603">
        <w:rPr>
          <w:shd w:val="clear" w:color="auto" w:fill="FFFFFF"/>
          <w:lang w:val="en-GB"/>
        </w:rPr>
        <w:t>[</w:t>
      </w:r>
      <w:bookmarkStart w:id="244" w:name="cook_cudadev"/>
      <w:r w:rsidRPr="00855588">
        <w:rPr>
          <w:shd w:val="clear" w:color="auto" w:fill="FFFFFF"/>
        </w:rPr>
        <w:fldChar w:fldCharType="begin"/>
      </w:r>
      <w:r w:rsidRPr="00B06603">
        <w:rPr>
          <w:shd w:val="clear" w:color="auto" w:fill="FFFFFF"/>
          <w:lang w:val="en-GB"/>
        </w:rPr>
        <w:instrText xml:space="preserve"> SEQ bib </w:instrText>
      </w:r>
      <w:r w:rsidRPr="00855588">
        <w:rPr>
          <w:shd w:val="clear" w:color="auto" w:fill="FFFFFF"/>
        </w:rPr>
        <w:fldChar w:fldCharType="separate"/>
      </w:r>
      <w:r w:rsidR="003842B4">
        <w:rPr>
          <w:noProof/>
          <w:shd w:val="clear" w:color="auto" w:fill="FFFFFF"/>
          <w:lang w:val="en-GB"/>
        </w:rPr>
        <w:t>4</w:t>
      </w:r>
      <w:r w:rsidRPr="00855588">
        <w:rPr>
          <w:shd w:val="clear" w:color="auto" w:fill="FFFFFF"/>
        </w:rPr>
        <w:fldChar w:fldCharType="end"/>
      </w:r>
      <w:bookmarkEnd w:id="244"/>
      <w:r w:rsidRPr="00B06603">
        <w:rPr>
          <w:shd w:val="clear" w:color="auto" w:fill="FFFFFF"/>
          <w:lang w:val="en-GB"/>
        </w:rPr>
        <w:t xml:space="preserve">] Cook, S.: CUDA Programming. A Developer’s Guide to Parallel Computing with GPUs. </w:t>
      </w:r>
      <w:r w:rsidRPr="00B06603">
        <w:rPr>
          <w:i/>
          <w:shd w:val="clear" w:color="auto" w:fill="FFFFFF"/>
          <w:lang w:val="en-GB"/>
        </w:rPr>
        <w:t>Waltham: Elsevier.</w:t>
      </w:r>
      <w:r w:rsidRPr="00B06603">
        <w:rPr>
          <w:shd w:val="clear" w:color="auto" w:fill="FFFFFF"/>
          <w:lang w:val="en-GB"/>
        </w:rPr>
        <w:t xml:space="preserve"> 2013.</w:t>
      </w:r>
    </w:p>
    <w:p w14:paraId="61CED70B" w14:textId="77777777" w:rsidR="003E05D0" w:rsidRPr="00B06603" w:rsidRDefault="003E05D0" w:rsidP="00754B8D">
      <w:pPr>
        <w:ind w:firstLine="0"/>
        <w:rPr>
          <w:shd w:val="clear" w:color="auto" w:fill="FFFFFF"/>
          <w:lang w:val="en-GB"/>
        </w:rPr>
      </w:pPr>
      <w:r w:rsidRPr="00B06603">
        <w:rPr>
          <w:shd w:val="clear" w:color="auto" w:fill="FFFFFF"/>
          <w:lang w:val="en-GB"/>
        </w:rPr>
        <w:t>[</w:t>
      </w:r>
      <w:bookmarkStart w:id="245" w:name="irons"/>
      <w:r w:rsidRPr="00855588">
        <w:rPr>
          <w:shd w:val="clear" w:color="auto" w:fill="FFFFFF"/>
        </w:rPr>
        <w:fldChar w:fldCharType="begin"/>
      </w:r>
      <w:r w:rsidRPr="00B06603">
        <w:rPr>
          <w:shd w:val="clear" w:color="auto" w:fill="FFFFFF"/>
          <w:lang w:val="en-GB"/>
        </w:rPr>
        <w:instrText xml:space="preserve"> SEQ bib </w:instrText>
      </w:r>
      <w:r w:rsidRPr="00855588">
        <w:rPr>
          <w:shd w:val="clear" w:color="auto" w:fill="FFFFFF"/>
        </w:rPr>
        <w:fldChar w:fldCharType="separate"/>
      </w:r>
      <w:r w:rsidR="003842B4">
        <w:rPr>
          <w:noProof/>
          <w:shd w:val="clear" w:color="auto" w:fill="FFFFFF"/>
          <w:lang w:val="en-GB"/>
        </w:rPr>
        <w:t>5</w:t>
      </w:r>
      <w:r w:rsidRPr="00855588">
        <w:rPr>
          <w:shd w:val="clear" w:color="auto" w:fill="FFFFFF"/>
        </w:rPr>
        <w:fldChar w:fldCharType="end"/>
      </w:r>
      <w:bookmarkEnd w:id="245"/>
      <w:r w:rsidR="00354B23" w:rsidRPr="00B06603">
        <w:rPr>
          <w:shd w:val="clear" w:color="auto" w:fill="FFFFFF"/>
          <w:lang w:val="en-GB"/>
        </w:rPr>
        <w:t>] Irons, B.:</w:t>
      </w:r>
      <w:r w:rsidRPr="00B06603">
        <w:rPr>
          <w:shd w:val="clear" w:color="auto" w:fill="FFFFFF"/>
          <w:lang w:val="en-GB"/>
        </w:rPr>
        <w:t xml:space="preserve"> </w:t>
      </w:r>
      <w:r w:rsidR="002F020B" w:rsidRPr="00B06603">
        <w:rPr>
          <w:shd w:val="clear" w:color="auto" w:fill="FFFFFF"/>
          <w:lang w:val="en-GB"/>
        </w:rPr>
        <w:t>A Frontal Solution Program For Infinite Element Analysis</w:t>
      </w:r>
      <w:r w:rsidR="00354B23" w:rsidRPr="00B06603">
        <w:rPr>
          <w:shd w:val="clear" w:color="auto" w:fill="FFFFFF"/>
          <w:lang w:val="en-GB"/>
        </w:rPr>
        <w:t>.</w:t>
      </w:r>
      <w:r w:rsidR="002F020B" w:rsidRPr="00B06603">
        <w:rPr>
          <w:shd w:val="clear" w:color="auto" w:fill="FFFFFF"/>
          <w:lang w:val="en-GB"/>
        </w:rPr>
        <w:t xml:space="preserve"> </w:t>
      </w:r>
      <w:r w:rsidR="002F020B" w:rsidRPr="00B06603">
        <w:rPr>
          <w:i/>
          <w:shd w:val="clear" w:color="auto" w:fill="FFFFFF"/>
          <w:lang w:val="en-GB"/>
        </w:rPr>
        <w:t>International Journal for Numerical Methods in Engineering</w:t>
      </w:r>
      <w:r w:rsidR="00354B23" w:rsidRPr="00B06603">
        <w:rPr>
          <w:i/>
          <w:shd w:val="clear" w:color="auto" w:fill="FFFFFF"/>
          <w:lang w:val="en-GB"/>
        </w:rPr>
        <w:t>.</w:t>
      </w:r>
      <w:r w:rsidR="002F020B" w:rsidRPr="00B06603">
        <w:rPr>
          <w:shd w:val="clear" w:color="auto" w:fill="FFFFFF"/>
          <w:lang w:val="en-GB"/>
        </w:rPr>
        <w:t xml:space="preserve"> 1970 Vol. 2, p</w:t>
      </w:r>
      <w:r w:rsidR="00354B23" w:rsidRPr="00B06603">
        <w:rPr>
          <w:shd w:val="clear" w:color="auto" w:fill="FFFFFF"/>
          <w:lang w:val="en-GB"/>
        </w:rPr>
        <w:t>p</w:t>
      </w:r>
      <w:r w:rsidR="002F020B" w:rsidRPr="00B06603">
        <w:rPr>
          <w:shd w:val="clear" w:color="auto" w:fill="FFFFFF"/>
          <w:lang w:val="en-GB"/>
        </w:rPr>
        <w:t>. 5-32</w:t>
      </w:r>
    </w:p>
    <w:p w14:paraId="571CA6BF" w14:textId="77777777" w:rsidR="00DA66A9" w:rsidRPr="00B06603" w:rsidRDefault="00DA66A9" w:rsidP="00754B8D">
      <w:pPr>
        <w:ind w:firstLine="0"/>
        <w:rPr>
          <w:shd w:val="clear" w:color="auto" w:fill="FFFFFF"/>
          <w:lang w:val="en-GB"/>
        </w:rPr>
      </w:pPr>
      <w:r w:rsidRPr="00B06603">
        <w:rPr>
          <w:shd w:val="clear" w:color="auto" w:fill="FFFFFF"/>
          <w:lang w:val="en-GB"/>
        </w:rPr>
        <w:t>[</w:t>
      </w:r>
      <w:bookmarkStart w:id="246" w:name="ocl_amd_intro"/>
      <w:r w:rsidRPr="00B06603">
        <w:rPr>
          <w:shd w:val="clear" w:color="auto" w:fill="FFFFFF"/>
        </w:rPr>
        <w:fldChar w:fldCharType="begin"/>
      </w:r>
      <w:r w:rsidRPr="00B06603">
        <w:rPr>
          <w:shd w:val="clear" w:color="auto" w:fill="FFFFFF"/>
          <w:lang w:val="en-GB"/>
        </w:rPr>
        <w:instrText xml:space="preserve"> SEQ bib </w:instrText>
      </w:r>
      <w:r w:rsidRPr="00B06603">
        <w:rPr>
          <w:shd w:val="clear" w:color="auto" w:fill="FFFFFF"/>
        </w:rPr>
        <w:fldChar w:fldCharType="separate"/>
      </w:r>
      <w:r w:rsidR="003842B4">
        <w:rPr>
          <w:noProof/>
          <w:shd w:val="clear" w:color="auto" w:fill="FFFFFF"/>
          <w:lang w:val="en-GB"/>
        </w:rPr>
        <w:t>6</w:t>
      </w:r>
      <w:r w:rsidRPr="00B06603">
        <w:rPr>
          <w:shd w:val="clear" w:color="auto" w:fill="FFFFFF"/>
        </w:rPr>
        <w:fldChar w:fldCharType="end"/>
      </w:r>
      <w:bookmarkEnd w:id="246"/>
      <w:r w:rsidRPr="00B06603">
        <w:rPr>
          <w:shd w:val="clear" w:color="auto" w:fill="FFFFFF"/>
          <w:lang w:val="en-GB"/>
        </w:rPr>
        <w:t>] Introduction to OpenCL P</w:t>
      </w:r>
      <w:r w:rsidR="00386DC8" w:rsidRPr="00B06603">
        <w:rPr>
          <w:shd w:val="clear" w:color="auto" w:fill="FFFFFF"/>
          <w:lang w:val="en-GB"/>
        </w:rPr>
        <w:t xml:space="preserve">rogramming – Training Guide. </w:t>
      </w:r>
      <w:r w:rsidR="00386DC8" w:rsidRPr="00B06603">
        <w:rPr>
          <w:i/>
          <w:shd w:val="clear" w:color="auto" w:fill="FFFFFF"/>
          <w:lang w:val="en-GB"/>
        </w:rPr>
        <w:t>A</w:t>
      </w:r>
      <w:r w:rsidRPr="00B06603">
        <w:rPr>
          <w:i/>
          <w:shd w:val="clear" w:color="auto" w:fill="FFFFFF"/>
          <w:lang w:val="en-GB"/>
        </w:rPr>
        <w:t>M</w:t>
      </w:r>
      <w:r w:rsidR="00386DC8" w:rsidRPr="00B06603">
        <w:rPr>
          <w:i/>
          <w:shd w:val="clear" w:color="auto" w:fill="FFFFFF"/>
          <w:lang w:val="en-GB"/>
        </w:rPr>
        <w:t>D</w:t>
      </w:r>
      <w:r w:rsidR="00386DC8" w:rsidRPr="00B06603">
        <w:rPr>
          <w:shd w:val="clear" w:color="auto" w:fill="FFFFFF"/>
          <w:lang w:val="en-GB"/>
        </w:rPr>
        <w:t>.</w:t>
      </w:r>
      <w:r w:rsidRPr="00B06603">
        <w:rPr>
          <w:shd w:val="clear" w:color="auto" w:fill="FFFFFF"/>
          <w:lang w:val="en-GB"/>
        </w:rPr>
        <w:t xml:space="preserve"> 2010</w:t>
      </w:r>
    </w:p>
    <w:p w14:paraId="0135E0DB" w14:textId="77777777" w:rsidR="00EE66E5" w:rsidRPr="00B06603" w:rsidRDefault="00EC1967" w:rsidP="00754B8D">
      <w:pPr>
        <w:ind w:firstLine="0"/>
        <w:rPr>
          <w:shd w:val="clear" w:color="auto" w:fill="FFFFFF"/>
          <w:lang w:val="en-GB"/>
        </w:rPr>
      </w:pPr>
      <w:r w:rsidRPr="00B06603">
        <w:rPr>
          <w:shd w:val="clear" w:color="auto" w:fill="FFFFFF"/>
          <w:lang w:val="en-GB"/>
        </w:rPr>
        <w:t>[</w:t>
      </w:r>
      <w:bookmarkStart w:id="247" w:name="jamil"/>
      <w:r w:rsidRPr="00855588">
        <w:rPr>
          <w:shd w:val="clear" w:color="auto" w:fill="FFFFFF"/>
        </w:rPr>
        <w:fldChar w:fldCharType="begin"/>
      </w:r>
      <w:r w:rsidRPr="00B06603">
        <w:rPr>
          <w:shd w:val="clear" w:color="auto" w:fill="FFFFFF"/>
          <w:lang w:val="en-GB"/>
        </w:rPr>
        <w:instrText xml:space="preserve"> SEQ bib \* MERGEFORMAT  \* MERGEFORMAT </w:instrText>
      </w:r>
      <w:r w:rsidRPr="00855588">
        <w:rPr>
          <w:shd w:val="clear" w:color="auto" w:fill="FFFFFF"/>
        </w:rPr>
        <w:fldChar w:fldCharType="separate"/>
      </w:r>
      <w:r w:rsidR="003842B4">
        <w:rPr>
          <w:noProof/>
          <w:shd w:val="clear" w:color="auto" w:fill="FFFFFF"/>
          <w:lang w:val="en-GB"/>
        </w:rPr>
        <w:t>7</w:t>
      </w:r>
      <w:r w:rsidRPr="00855588">
        <w:rPr>
          <w:shd w:val="clear" w:color="auto" w:fill="FFFFFF"/>
        </w:rPr>
        <w:fldChar w:fldCharType="end"/>
      </w:r>
      <w:bookmarkEnd w:id="247"/>
      <w:r w:rsidR="00EE66E5" w:rsidRPr="00B06603">
        <w:rPr>
          <w:shd w:val="clear" w:color="auto" w:fill="FFFFFF"/>
          <w:lang w:val="en-GB"/>
        </w:rPr>
        <w:t xml:space="preserve">] Jamil, </w:t>
      </w:r>
      <w:r w:rsidR="00354B23" w:rsidRPr="00B06603">
        <w:rPr>
          <w:shd w:val="clear" w:color="auto" w:fill="FFFFFF"/>
          <w:lang w:val="en-GB"/>
        </w:rPr>
        <w:t>N.:</w:t>
      </w:r>
      <w:r w:rsidR="00EE66E5" w:rsidRPr="00B06603">
        <w:rPr>
          <w:shd w:val="clear" w:color="auto" w:fill="FFFFFF"/>
          <w:lang w:val="en-GB"/>
        </w:rPr>
        <w:t xml:space="preserve"> A Comparison of Direct and Indirect Solvers for Linear Systems of Equations</w:t>
      </w:r>
      <w:r w:rsidR="00354B23" w:rsidRPr="00B06603">
        <w:rPr>
          <w:shd w:val="clear" w:color="auto" w:fill="FFFFFF"/>
          <w:lang w:val="en-GB"/>
        </w:rPr>
        <w:t>.</w:t>
      </w:r>
      <w:r w:rsidR="00EE66E5" w:rsidRPr="00B06603">
        <w:rPr>
          <w:shd w:val="clear" w:color="auto" w:fill="FFFFFF"/>
          <w:lang w:val="en-GB"/>
        </w:rPr>
        <w:t xml:space="preserve">  </w:t>
      </w:r>
      <w:r w:rsidR="003E05D0" w:rsidRPr="00B06603">
        <w:rPr>
          <w:i/>
          <w:shd w:val="clear" w:color="auto" w:fill="FFFFFF"/>
          <w:lang w:val="en-GB"/>
        </w:rPr>
        <w:t>International Journal of Emerging Sciences</w:t>
      </w:r>
      <w:r w:rsidR="00354B23" w:rsidRPr="00B06603">
        <w:rPr>
          <w:i/>
          <w:shd w:val="clear" w:color="auto" w:fill="FFFFFF"/>
          <w:lang w:val="en-GB"/>
        </w:rPr>
        <w:t>.</w:t>
      </w:r>
      <w:r w:rsidR="00EE66E5" w:rsidRPr="00B06603">
        <w:rPr>
          <w:shd w:val="clear" w:color="auto" w:fill="FFFFFF"/>
          <w:lang w:val="en-GB"/>
        </w:rPr>
        <w:t xml:space="preserve"> </w:t>
      </w:r>
      <w:r w:rsidR="00354B23" w:rsidRPr="00B06603">
        <w:rPr>
          <w:shd w:val="clear" w:color="auto" w:fill="FFFFFF"/>
          <w:lang w:val="en-GB"/>
        </w:rPr>
        <w:t>2012 Vol. 2, no. 2</w:t>
      </w:r>
      <w:r w:rsidR="00EE66E5" w:rsidRPr="00B06603">
        <w:rPr>
          <w:shd w:val="clear" w:color="auto" w:fill="FFFFFF"/>
          <w:lang w:val="en-GB"/>
        </w:rPr>
        <w:t xml:space="preserve">, </w:t>
      </w:r>
      <w:r w:rsidR="00354B23" w:rsidRPr="00B06603">
        <w:rPr>
          <w:shd w:val="clear" w:color="auto" w:fill="FFFFFF"/>
          <w:lang w:val="en-GB"/>
        </w:rPr>
        <w:t>pp. 310-321</w:t>
      </w:r>
    </w:p>
    <w:p w14:paraId="0AFFE184" w14:textId="77777777" w:rsidR="00965D9D" w:rsidRPr="00B06603" w:rsidRDefault="00965D9D" w:rsidP="00754B8D">
      <w:pPr>
        <w:ind w:firstLine="0"/>
        <w:rPr>
          <w:shd w:val="clear" w:color="auto" w:fill="FFFFFF"/>
          <w:lang w:val="en-GB"/>
        </w:rPr>
      </w:pPr>
      <w:r w:rsidRPr="00B06603">
        <w:rPr>
          <w:shd w:val="clear" w:color="auto" w:fill="FFFFFF"/>
          <w:lang w:val="en-GB"/>
        </w:rPr>
        <w:t>[</w:t>
      </w:r>
      <w:bookmarkStart w:id="248" w:name="milenin"/>
      <w:r w:rsidRPr="00B06603">
        <w:rPr>
          <w:shd w:val="clear" w:color="auto" w:fill="FFFFFF"/>
        </w:rPr>
        <w:fldChar w:fldCharType="begin"/>
      </w:r>
      <w:r w:rsidRPr="00B06603">
        <w:rPr>
          <w:shd w:val="clear" w:color="auto" w:fill="FFFFFF"/>
          <w:lang w:val="en-GB"/>
        </w:rPr>
        <w:instrText xml:space="preserve"> SEQ bib </w:instrText>
      </w:r>
      <w:r w:rsidRPr="00B06603">
        <w:rPr>
          <w:shd w:val="clear" w:color="auto" w:fill="FFFFFF"/>
        </w:rPr>
        <w:fldChar w:fldCharType="separate"/>
      </w:r>
      <w:r w:rsidR="003842B4">
        <w:rPr>
          <w:noProof/>
          <w:shd w:val="clear" w:color="auto" w:fill="FFFFFF"/>
          <w:lang w:val="en-GB"/>
        </w:rPr>
        <w:t>8</w:t>
      </w:r>
      <w:r w:rsidRPr="00B06603">
        <w:rPr>
          <w:shd w:val="clear" w:color="auto" w:fill="FFFFFF"/>
        </w:rPr>
        <w:fldChar w:fldCharType="end"/>
      </w:r>
      <w:bookmarkEnd w:id="248"/>
      <w:r w:rsidRPr="00B06603">
        <w:rPr>
          <w:shd w:val="clear" w:color="auto" w:fill="FFFFFF"/>
          <w:lang w:val="en-GB"/>
        </w:rPr>
        <w:t xml:space="preserve">] </w:t>
      </w:r>
      <w:proofErr w:type="spellStart"/>
      <w:r w:rsidRPr="00B06603">
        <w:rPr>
          <w:shd w:val="clear" w:color="auto" w:fill="FFFFFF"/>
          <w:lang w:val="en-GB"/>
        </w:rPr>
        <w:t>Milenin</w:t>
      </w:r>
      <w:proofErr w:type="spellEnd"/>
      <w:r w:rsidRPr="00B06603">
        <w:rPr>
          <w:shd w:val="clear" w:color="auto" w:fill="FFFFFF"/>
          <w:lang w:val="en-GB"/>
        </w:rPr>
        <w:t xml:space="preserve">, A.: </w:t>
      </w:r>
      <w:proofErr w:type="spellStart"/>
      <w:r w:rsidRPr="00B06603">
        <w:rPr>
          <w:shd w:val="clear" w:color="auto" w:fill="FFFFFF"/>
          <w:lang w:val="en-GB"/>
        </w:rPr>
        <w:t>Podstawy</w:t>
      </w:r>
      <w:proofErr w:type="spellEnd"/>
      <w:r w:rsidRPr="00B06603">
        <w:rPr>
          <w:shd w:val="clear" w:color="auto" w:fill="FFFFFF"/>
          <w:lang w:val="en-GB"/>
        </w:rPr>
        <w:t xml:space="preserve"> MES. </w:t>
      </w:r>
      <w:proofErr w:type="spellStart"/>
      <w:r w:rsidRPr="00B06603">
        <w:rPr>
          <w:shd w:val="clear" w:color="auto" w:fill="FFFFFF"/>
          <w:lang w:val="en-GB"/>
        </w:rPr>
        <w:t>Zaga</w:t>
      </w:r>
      <w:r w:rsidR="001C1577" w:rsidRPr="00B06603">
        <w:rPr>
          <w:shd w:val="clear" w:color="auto" w:fill="FFFFFF"/>
          <w:lang w:val="en-GB"/>
        </w:rPr>
        <w:t>dnienia</w:t>
      </w:r>
      <w:proofErr w:type="spellEnd"/>
      <w:r w:rsidR="001C1577" w:rsidRPr="00B06603">
        <w:rPr>
          <w:shd w:val="clear" w:color="auto" w:fill="FFFFFF"/>
          <w:lang w:val="en-GB"/>
        </w:rPr>
        <w:t xml:space="preserve"> </w:t>
      </w:r>
      <w:proofErr w:type="spellStart"/>
      <w:r w:rsidR="001C1577" w:rsidRPr="00B06603">
        <w:rPr>
          <w:shd w:val="clear" w:color="auto" w:fill="FFFFFF"/>
          <w:lang w:val="en-GB"/>
        </w:rPr>
        <w:t>termomechaniczne</w:t>
      </w:r>
      <w:proofErr w:type="spellEnd"/>
      <w:r w:rsidR="001C1577" w:rsidRPr="00B06603">
        <w:rPr>
          <w:shd w:val="clear" w:color="auto" w:fill="FFFFFF"/>
          <w:lang w:val="en-GB"/>
        </w:rPr>
        <w:t xml:space="preserve">. </w:t>
      </w:r>
      <w:r w:rsidR="001C1577" w:rsidRPr="00B06603">
        <w:rPr>
          <w:i/>
          <w:shd w:val="clear" w:color="auto" w:fill="FFFFFF"/>
          <w:lang w:val="en-GB"/>
        </w:rPr>
        <w:t>AGH</w:t>
      </w:r>
      <w:r w:rsidR="001C1577" w:rsidRPr="00B06603">
        <w:rPr>
          <w:shd w:val="clear" w:color="auto" w:fill="FFFFFF"/>
          <w:lang w:val="en-GB"/>
        </w:rPr>
        <w:t>.</w:t>
      </w:r>
      <w:r w:rsidR="00041F13" w:rsidRPr="00B06603">
        <w:rPr>
          <w:shd w:val="clear" w:color="auto" w:fill="FFFFFF"/>
          <w:lang w:val="en-GB"/>
        </w:rPr>
        <w:t xml:space="preserve"> 2010</w:t>
      </w:r>
    </w:p>
    <w:p w14:paraId="157B4206" w14:textId="77777777" w:rsidR="00C352F6" w:rsidRPr="00B06603" w:rsidRDefault="000F5585" w:rsidP="00754B8D">
      <w:pPr>
        <w:ind w:firstLine="0"/>
        <w:rPr>
          <w:shd w:val="clear" w:color="auto" w:fill="FFFFFF"/>
          <w:lang w:val="en-GB"/>
        </w:rPr>
      </w:pPr>
      <w:r w:rsidRPr="00B06603">
        <w:rPr>
          <w:shd w:val="clear" w:color="auto" w:fill="FFFFFF"/>
          <w:lang w:val="en-GB"/>
        </w:rPr>
        <w:t>[</w:t>
      </w:r>
      <w:bookmarkStart w:id="249" w:name="rondaoliver"/>
      <w:r w:rsidRPr="00855588">
        <w:rPr>
          <w:shd w:val="clear" w:color="auto" w:fill="FFFFFF"/>
        </w:rPr>
        <w:fldChar w:fldCharType="begin"/>
      </w:r>
      <w:r w:rsidRPr="00B06603">
        <w:rPr>
          <w:shd w:val="clear" w:color="auto" w:fill="FFFFFF"/>
          <w:lang w:val="en-GB"/>
        </w:rPr>
        <w:instrText xml:space="preserve"> SEQ bib </w:instrText>
      </w:r>
      <w:r w:rsidRPr="00855588">
        <w:rPr>
          <w:shd w:val="clear" w:color="auto" w:fill="FFFFFF"/>
        </w:rPr>
        <w:fldChar w:fldCharType="separate"/>
      </w:r>
      <w:r w:rsidR="003842B4">
        <w:rPr>
          <w:noProof/>
          <w:shd w:val="clear" w:color="auto" w:fill="FFFFFF"/>
          <w:lang w:val="en-GB"/>
        </w:rPr>
        <w:t>9</w:t>
      </w:r>
      <w:r w:rsidRPr="00855588">
        <w:rPr>
          <w:shd w:val="clear" w:color="auto" w:fill="FFFFFF"/>
        </w:rPr>
        <w:fldChar w:fldCharType="end"/>
      </w:r>
      <w:bookmarkEnd w:id="249"/>
      <w:r w:rsidRPr="00B06603">
        <w:rPr>
          <w:shd w:val="clear" w:color="auto" w:fill="FFFFFF"/>
          <w:lang w:val="en-GB"/>
        </w:rPr>
        <w:t xml:space="preserve">] </w:t>
      </w:r>
      <w:proofErr w:type="spellStart"/>
      <w:r w:rsidRPr="00B06603">
        <w:rPr>
          <w:shd w:val="clear" w:color="auto" w:fill="FFFFFF"/>
          <w:lang w:val="en-GB"/>
        </w:rPr>
        <w:t>Rońda</w:t>
      </w:r>
      <w:proofErr w:type="spellEnd"/>
      <w:r w:rsidRPr="00B06603">
        <w:rPr>
          <w:shd w:val="clear" w:color="auto" w:fill="FFFFFF"/>
          <w:lang w:val="en-GB"/>
        </w:rPr>
        <w:t xml:space="preserve"> J., Oliver G.J., Introduction to numerical methods with </w:t>
      </w:r>
      <w:proofErr w:type="spellStart"/>
      <w:r w:rsidRPr="00B06603">
        <w:rPr>
          <w:shd w:val="clear" w:color="auto" w:fill="FFFFFF"/>
          <w:lang w:val="en-GB"/>
        </w:rPr>
        <w:t>Matlab</w:t>
      </w:r>
      <w:proofErr w:type="spellEnd"/>
      <w:r w:rsidRPr="00B06603">
        <w:rPr>
          <w:shd w:val="clear" w:color="auto" w:fill="FFFFFF"/>
          <w:lang w:val="en-GB"/>
        </w:rPr>
        <w:t xml:space="preserve"> procedures</w:t>
      </w:r>
      <w:r w:rsidR="001C1577" w:rsidRPr="00B06603">
        <w:rPr>
          <w:shd w:val="clear" w:color="auto" w:fill="FFFFFF"/>
          <w:lang w:val="en-GB"/>
        </w:rPr>
        <w:t>.</w:t>
      </w:r>
      <w:r w:rsidR="002F020B" w:rsidRPr="00B06603">
        <w:rPr>
          <w:shd w:val="clear" w:color="auto" w:fill="FFFFFF"/>
          <w:lang w:val="en-GB"/>
        </w:rPr>
        <w:t xml:space="preserve"> </w:t>
      </w:r>
      <w:r w:rsidR="001C1577" w:rsidRPr="00B06603">
        <w:rPr>
          <w:i/>
          <w:shd w:val="clear" w:color="auto" w:fill="FFFFFF"/>
          <w:lang w:val="en-GB"/>
        </w:rPr>
        <w:t>AGH</w:t>
      </w:r>
      <w:r w:rsidR="001C1577" w:rsidRPr="00B06603">
        <w:rPr>
          <w:shd w:val="clear" w:color="auto" w:fill="FFFFFF"/>
          <w:lang w:val="en-GB"/>
        </w:rPr>
        <w:t>.</w:t>
      </w:r>
      <w:r w:rsidR="00041F13" w:rsidRPr="00B06603">
        <w:rPr>
          <w:shd w:val="clear" w:color="auto" w:fill="FFFFFF"/>
          <w:lang w:val="en-GB"/>
        </w:rPr>
        <w:t xml:space="preserve"> 2010</w:t>
      </w:r>
    </w:p>
    <w:p w14:paraId="34A0A095" w14:textId="77777777" w:rsidR="003C6C11" w:rsidRPr="00B06603" w:rsidRDefault="003C6C11" w:rsidP="00754B8D">
      <w:pPr>
        <w:ind w:firstLine="0"/>
        <w:rPr>
          <w:shd w:val="clear" w:color="auto" w:fill="FFFFFF"/>
          <w:lang w:val="en-GB"/>
        </w:rPr>
      </w:pPr>
      <w:r w:rsidRPr="00B06603">
        <w:rPr>
          <w:shd w:val="clear" w:color="auto" w:fill="FFFFFF"/>
          <w:lang w:val="en-GB"/>
        </w:rPr>
        <w:t>[</w:t>
      </w:r>
      <w:bookmarkStart w:id="250" w:name="tewarson"/>
      <w:r w:rsidRPr="00B06603">
        <w:rPr>
          <w:shd w:val="clear" w:color="auto" w:fill="FFFFFF"/>
        </w:rPr>
        <w:fldChar w:fldCharType="begin"/>
      </w:r>
      <w:r w:rsidRPr="00B06603">
        <w:rPr>
          <w:shd w:val="clear" w:color="auto" w:fill="FFFFFF"/>
          <w:lang w:val="en-GB"/>
        </w:rPr>
        <w:instrText xml:space="preserve"> SEQ bib </w:instrText>
      </w:r>
      <w:r w:rsidRPr="00B06603">
        <w:rPr>
          <w:shd w:val="clear" w:color="auto" w:fill="FFFFFF"/>
        </w:rPr>
        <w:fldChar w:fldCharType="separate"/>
      </w:r>
      <w:r w:rsidR="003842B4">
        <w:rPr>
          <w:noProof/>
          <w:shd w:val="clear" w:color="auto" w:fill="FFFFFF"/>
          <w:lang w:val="en-GB"/>
        </w:rPr>
        <w:t>10</w:t>
      </w:r>
      <w:r w:rsidRPr="00B06603">
        <w:rPr>
          <w:shd w:val="clear" w:color="auto" w:fill="FFFFFF"/>
        </w:rPr>
        <w:fldChar w:fldCharType="end"/>
      </w:r>
      <w:bookmarkEnd w:id="250"/>
      <w:r w:rsidRPr="00B06603">
        <w:rPr>
          <w:shd w:val="clear" w:color="auto" w:fill="FFFFFF"/>
          <w:lang w:val="en-GB"/>
        </w:rPr>
        <w:t xml:space="preserve">] </w:t>
      </w:r>
      <w:proofErr w:type="spellStart"/>
      <w:r w:rsidRPr="00B06603">
        <w:rPr>
          <w:shd w:val="clear" w:color="auto" w:fill="FFFFFF"/>
          <w:lang w:val="en-GB"/>
        </w:rPr>
        <w:t>Tewarson</w:t>
      </w:r>
      <w:proofErr w:type="spellEnd"/>
      <w:r w:rsidRPr="00B06603">
        <w:rPr>
          <w:shd w:val="clear" w:color="auto" w:fill="FFFFFF"/>
          <w:lang w:val="en-GB"/>
        </w:rPr>
        <w:t xml:space="preserve">, R.P.: Sparse matrices. </w:t>
      </w:r>
      <w:r w:rsidR="0057618D" w:rsidRPr="00B06603">
        <w:rPr>
          <w:i/>
          <w:shd w:val="clear" w:color="auto" w:fill="FFFFFF"/>
          <w:lang w:val="en-GB"/>
        </w:rPr>
        <w:t xml:space="preserve">New York: Academic Press, Inc. </w:t>
      </w:r>
      <w:r w:rsidR="00041F13" w:rsidRPr="00B06603">
        <w:rPr>
          <w:shd w:val="clear" w:color="auto" w:fill="FFFFFF"/>
          <w:lang w:val="en-GB"/>
        </w:rPr>
        <w:t>1973</w:t>
      </w:r>
    </w:p>
    <w:p w14:paraId="113D3F66" w14:textId="77777777" w:rsidR="00627405" w:rsidRPr="00855588" w:rsidRDefault="00627405" w:rsidP="00754B8D">
      <w:pPr>
        <w:ind w:firstLine="0"/>
      </w:pPr>
      <w:r w:rsidRPr="00B06603">
        <w:rPr>
          <w:shd w:val="clear" w:color="auto" w:fill="FFFFFF"/>
          <w:lang w:val="en-GB"/>
        </w:rPr>
        <w:t>[</w:t>
      </w:r>
      <w:r w:rsidR="00754B8D" w:rsidRPr="00855588">
        <w:rPr>
          <w:shd w:val="clear" w:color="auto" w:fill="FFFFFF"/>
        </w:rPr>
        <w:fldChar w:fldCharType="begin"/>
      </w:r>
      <w:r w:rsidR="00754B8D" w:rsidRPr="00B06603">
        <w:rPr>
          <w:shd w:val="clear" w:color="auto" w:fill="FFFFFF"/>
          <w:lang w:val="en-GB"/>
        </w:rPr>
        <w:instrText xml:space="preserve"> SEQ bib </w:instrText>
      </w:r>
      <w:r w:rsidR="00754B8D" w:rsidRPr="00855588">
        <w:rPr>
          <w:shd w:val="clear" w:color="auto" w:fill="FFFFFF"/>
        </w:rPr>
        <w:fldChar w:fldCharType="separate"/>
      </w:r>
      <w:r w:rsidR="003842B4">
        <w:rPr>
          <w:noProof/>
          <w:shd w:val="clear" w:color="auto" w:fill="FFFFFF"/>
          <w:lang w:val="en-GB"/>
        </w:rPr>
        <w:t>11</w:t>
      </w:r>
      <w:r w:rsidR="00754B8D" w:rsidRPr="00855588">
        <w:rPr>
          <w:shd w:val="clear" w:color="auto" w:fill="FFFFFF"/>
        </w:rPr>
        <w:fldChar w:fldCharType="end"/>
      </w:r>
      <w:r w:rsidRPr="00B06603">
        <w:rPr>
          <w:shd w:val="clear" w:color="auto" w:fill="FFFFFF"/>
          <w:lang w:val="en-GB"/>
        </w:rPr>
        <w:t xml:space="preserve">] ICT 1900 Series Central Processors 1904, 1905, </w:t>
      </w:r>
      <w:r w:rsidRPr="00B06603">
        <w:rPr>
          <w:i/>
          <w:shd w:val="clear" w:color="auto" w:fill="FFFFFF"/>
          <w:lang w:val="en-GB"/>
        </w:rPr>
        <w:t>ICT Press release</w:t>
      </w:r>
      <w:r w:rsidRPr="00B06603">
        <w:rPr>
          <w:shd w:val="clear" w:color="auto" w:fill="FFFFFF"/>
          <w:lang w:val="en-GB"/>
        </w:rPr>
        <w:t xml:space="preserve"> (ICT), 1964 p. 4. </w:t>
      </w:r>
      <w:r w:rsidR="00C43B66" w:rsidRPr="00855588">
        <w:rPr>
          <w:shd w:val="clear" w:color="auto" w:fill="FFFFFF"/>
        </w:rPr>
        <w:t>[dostęp:</w:t>
      </w:r>
      <w:r w:rsidRPr="00855588">
        <w:rPr>
          <w:shd w:val="clear" w:color="auto" w:fill="FFFFFF"/>
        </w:rPr>
        <w:t xml:space="preserve"> 2013-</w:t>
      </w:r>
      <w:r w:rsidR="00754B8D" w:rsidRPr="00855588">
        <w:rPr>
          <w:shd w:val="clear" w:color="auto" w:fill="FFFFFF"/>
        </w:rPr>
        <w:t>11-02</w:t>
      </w:r>
      <w:r w:rsidR="00C43B66" w:rsidRPr="00855588">
        <w:rPr>
          <w:shd w:val="clear" w:color="auto" w:fill="FFFFFF"/>
        </w:rPr>
        <w:t xml:space="preserve">], </w:t>
      </w:r>
      <w:r w:rsidR="007B47C5" w:rsidRPr="00855588">
        <w:rPr>
          <w:shd w:val="clear" w:color="auto" w:fill="FFFFFF"/>
        </w:rPr>
        <w:t>D</w:t>
      </w:r>
      <w:r w:rsidR="00C43B66" w:rsidRPr="00855588">
        <w:rPr>
          <w:shd w:val="clear" w:color="auto" w:fill="FFFFFF"/>
        </w:rPr>
        <w:t>ostępny w Internecie:</w:t>
      </w:r>
      <w:r w:rsidRPr="00862065">
        <w:rPr>
          <w:shd w:val="clear" w:color="auto" w:fill="FFFFFF"/>
        </w:rPr>
        <w:t xml:space="preserve"> </w:t>
      </w:r>
      <w:r w:rsidR="00C43B66" w:rsidRPr="00D93B98">
        <w:rPr>
          <w:shd w:val="clear" w:color="auto" w:fill="FFFFFF"/>
        </w:rPr>
        <w:t>&lt;</w:t>
      </w:r>
      <w:hyperlink r:id="rId42" w:history="1">
        <w:r w:rsidRPr="00855588">
          <w:rPr>
            <w:rStyle w:val="Hipercze"/>
          </w:rPr>
          <w:t>http://bitsavers.trailing-edge.com/pdf/ict_icl/1900/brochures/1904_Central_Processor_Sep64.pdf</w:t>
        </w:r>
      </w:hyperlink>
      <w:r w:rsidR="00C43B66" w:rsidRPr="00855588">
        <w:t>&gt;</w:t>
      </w:r>
    </w:p>
    <w:p w14:paraId="75B5DDEB" w14:textId="77777777" w:rsidR="008001E2" w:rsidRDefault="00D95855" w:rsidP="00781B72">
      <w:pPr>
        <w:ind w:firstLine="0"/>
      </w:pPr>
      <w:r w:rsidRPr="00B06603">
        <w:rPr>
          <w:lang w:val="en-GB"/>
        </w:rPr>
        <w:t>[</w:t>
      </w:r>
      <w:bookmarkStart w:id="251" w:name="khronosconformant"/>
      <w:r w:rsidR="00C43B66" w:rsidRPr="00855588">
        <w:fldChar w:fldCharType="begin"/>
      </w:r>
      <w:r w:rsidR="00C43B66" w:rsidRPr="00B06603">
        <w:rPr>
          <w:lang w:val="en-GB"/>
        </w:rPr>
        <w:instrText xml:space="preserve"> SEQ bib </w:instrText>
      </w:r>
      <w:r w:rsidR="00C43B66" w:rsidRPr="00855588">
        <w:fldChar w:fldCharType="separate"/>
      </w:r>
      <w:r w:rsidR="003842B4">
        <w:rPr>
          <w:noProof/>
          <w:lang w:val="en-GB"/>
        </w:rPr>
        <w:t>12</w:t>
      </w:r>
      <w:r w:rsidR="00C43B66" w:rsidRPr="00855588">
        <w:fldChar w:fldCharType="end"/>
      </w:r>
      <w:bookmarkEnd w:id="251"/>
      <w:r w:rsidRPr="00B06603">
        <w:rPr>
          <w:lang w:val="en-GB"/>
        </w:rPr>
        <w:t>] Conforman</w:t>
      </w:r>
      <w:r w:rsidR="00781B72" w:rsidRPr="00B06603">
        <w:rPr>
          <w:lang w:val="en-GB"/>
        </w:rPr>
        <w:t>t Products [online].</w:t>
      </w:r>
      <w:r w:rsidRPr="00B06603">
        <w:rPr>
          <w:lang w:val="en-GB"/>
        </w:rPr>
        <w:t xml:space="preserve"> </w:t>
      </w:r>
      <w:proofErr w:type="spellStart"/>
      <w:r w:rsidRPr="00B06603">
        <w:rPr>
          <w:i/>
          <w:lang w:val="en-GB"/>
        </w:rPr>
        <w:t>Khronos</w:t>
      </w:r>
      <w:proofErr w:type="spellEnd"/>
      <w:r w:rsidRPr="00B06603">
        <w:rPr>
          <w:i/>
          <w:lang w:val="en-GB"/>
        </w:rPr>
        <w:t xml:space="preserve"> Group</w:t>
      </w:r>
      <w:r w:rsidR="00781B72" w:rsidRPr="00B06603">
        <w:rPr>
          <w:lang w:val="en-GB"/>
        </w:rPr>
        <w:t>.</w:t>
      </w:r>
      <w:r w:rsidR="00C43B66" w:rsidRPr="00B06603">
        <w:rPr>
          <w:lang w:val="en-GB"/>
        </w:rPr>
        <w:t xml:space="preserve"> </w:t>
      </w:r>
      <w:r w:rsidR="00C43B66" w:rsidRPr="00855588">
        <w:t>[d</w:t>
      </w:r>
      <w:r w:rsidR="00781B72" w:rsidRPr="00855588">
        <w:t>ostęp: 2013-12-11], Dostępny w I</w:t>
      </w:r>
      <w:r w:rsidR="00C43B66" w:rsidRPr="00862065">
        <w:t>nternecie:</w:t>
      </w:r>
      <w:r w:rsidR="00041F13" w:rsidRPr="00D93B98">
        <w:t xml:space="preserve"> </w:t>
      </w:r>
      <w:r w:rsidR="00C43B66" w:rsidRPr="00D93B98">
        <w:t>&lt;</w:t>
      </w:r>
      <w:hyperlink r:id="rId43" w:anchor="opencl" w:history="1">
        <w:r w:rsidR="00C43B66" w:rsidRPr="00855588">
          <w:rPr>
            <w:rStyle w:val="Hipercze"/>
          </w:rPr>
          <w:t>http://www.khronos.org/conformance/adopters/conformant-products#opencl</w:t>
        </w:r>
      </w:hyperlink>
      <w:r w:rsidR="00C43B66" w:rsidRPr="00855588">
        <w:t>&gt;</w:t>
      </w:r>
    </w:p>
    <w:p w14:paraId="330DE752" w14:textId="28FB5168" w:rsidR="00D725B1" w:rsidRDefault="00D725B1" w:rsidP="00781B72">
      <w:pPr>
        <w:ind w:firstLine="0"/>
      </w:pPr>
      <w:r w:rsidRPr="009B6A7E">
        <w:rPr>
          <w:lang w:val="en-US"/>
        </w:rPr>
        <w:t>[</w:t>
      </w:r>
      <w:bookmarkStart w:id="252" w:name="nvidiam2090"/>
      <w:r>
        <w:fldChar w:fldCharType="begin"/>
      </w:r>
      <w:r w:rsidRPr="009B6A7E">
        <w:rPr>
          <w:lang w:val="en-US"/>
        </w:rPr>
        <w:instrText xml:space="preserve"> SEQ bib </w:instrText>
      </w:r>
      <w:r>
        <w:fldChar w:fldCharType="separate"/>
      </w:r>
      <w:r w:rsidR="003842B4">
        <w:rPr>
          <w:noProof/>
          <w:lang w:val="en-US"/>
        </w:rPr>
        <w:t>13</w:t>
      </w:r>
      <w:r>
        <w:fldChar w:fldCharType="end"/>
      </w:r>
      <w:bookmarkEnd w:id="252"/>
      <w:r w:rsidRPr="009B6A7E">
        <w:rPr>
          <w:lang w:val="en-US"/>
        </w:rPr>
        <w:t xml:space="preserve">] Tesla M2090 Dual-slot Computing Processor Module. </w:t>
      </w:r>
      <w:r>
        <w:rPr>
          <w:i/>
        </w:rPr>
        <w:t xml:space="preserve">NVIDIA. </w:t>
      </w:r>
      <w:r>
        <w:t>[dostęp: 2013-01-02], Dostępny w Internecie: &lt;</w:t>
      </w:r>
      <w:hyperlink r:id="rId44" w:history="1">
        <w:r>
          <w:rPr>
            <w:rStyle w:val="Hipercze"/>
          </w:rPr>
          <w:t>http://www.nvidia.com/docs/IO/43395/Tesla-M2090-Board-Specification.pdf</w:t>
        </w:r>
      </w:hyperlink>
      <w:r>
        <w:t>&gt;</w:t>
      </w:r>
    </w:p>
    <w:p w14:paraId="110F9663" w14:textId="097F2C46" w:rsidR="003549E9" w:rsidRPr="00D725B1" w:rsidRDefault="003549E9" w:rsidP="003549E9">
      <w:pPr>
        <w:ind w:firstLine="0"/>
        <w:rPr>
          <w:shd w:val="clear" w:color="auto" w:fill="FFFFFF"/>
        </w:rPr>
      </w:pPr>
      <w:r w:rsidRPr="009B6A7E">
        <w:rPr>
          <w:lang w:val="en-US"/>
        </w:rPr>
        <w:lastRenderedPageBreak/>
        <w:t>[</w:t>
      </w:r>
      <w:bookmarkStart w:id="253" w:name="nvidiamclass"/>
      <w:r>
        <w:fldChar w:fldCharType="begin"/>
      </w:r>
      <w:r w:rsidRPr="009B6A7E">
        <w:rPr>
          <w:lang w:val="en-US"/>
        </w:rPr>
        <w:instrText xml:space="preserve"> SEQ bib </w:instrText>
      </w:r>
      <w:r>
        <w:fldChar w:fldCharType="separate"/>
      </w:r>
      <w:r w:rsidR="003842B4">
        <w:rPr>
          <w:noProof/>
          <w:lang w:val="en-US"/>
        </w:rPr>
        <w:t>14</w:t>
      </w:r>
      <w:r>
        <w:fldChar w:fldCharType="end"/>
      </w:r>
      <w:bookmarkEnd w:id="253"/>
      <w:r w:rsidRPr="009B6A7E">
        <w:rPr>
          <w:lang w:val="en-US"/>
        </w:rPr>
        <w:t xml:space="preserve">] </w:t>
      </w:r>
      <w:r w:rsidR="00B22C86" w:rsidRPr="009B6A7E">
        <w:rPr>
          <w:lang w:val="en-US"/>
        </w:rPr>
        <w:t>Tesla</w:t>
      </w:r>
      <w:r w:rsidRPr="009B6A7E">
        <w:rPr>
          <w:lang w:val="en-US"/>
        </w:rPr>
        <w:t xml:space="preserve"> M-Class GPU Computing Modules. </w:t>
      </w:r>
      <w:proofErr w:type="spellStart"/>
      <w:r>
        <w:t>Accelerating</w:t>
      </w:r>
      <w:proofErr w:type="spellEnd"/>
      <w:r>
        <w:t xml:space="preserve"> Science. </w:t>
      </w:r>
      <w:r>
        <w:rPr>
          <w:i/>
        </w:rPr>
        <w:t>NVIDIA</w:t>
      </w:r>
      <w:r>
        <w:t>. [dostęp: 2013-01-02], Dostępny w Internecie: &lt;</w:t>
      </w:r>
      <w:hyperlink r:id="rId45" w:history="1">
        <w:r>
          <w:rPr>
            <w:rStyle w:val="Hipercze"/>
          </w:rPr>
          <w:t>http://www.nvidia.com/docs/IO/105880/DS-Tesla-M-Class-Aug11.pdf</w:t>
        </w:r>
      </w:hyperlink>
      <w:r>
        <w:t>&gt;</w:t>
      </w:r>
    </w:p>
    <w:p w14:paraId="5D0F68DB" w14:textId="77777777" w:rsidR="00781B72" w:rsidRDefault="00781B72" w:rsidP="00781B72">
      <w:pPr>
        <w:ind w:firstLine="0"/>
      </w:pPr>
      <w:r w:rsidRPr="00B06603">
        <w:rPr>
          <w:shd w:val="clear" w:color="auto" w:fill="FFFFFF"/>
          <w:lang w:val="en-GB"/>
        </w:rPr>
        <w:t>[</w:t>
      </w:r>
      <w:bookmarkStart w:id="254" w:name="khronosoclspec"/>
      <w:r w:rsidRPr="00855588">
        <w:rPr>
          <w:shd w:val="clear" w:color="auto" w:fill="FFFFFF"/>
        </w:rPr>
        <w:fldChar w:fldCharType="begin"/>
      </w:r>
      <w:r w:rsidRPr="00B06603">
        <w:rPr>
          <w:shd w:val="clear" w:color="auto" w:fill="FFFFFF"/>
          <w:lang w:val="en-GB"/>
        </w:rPr>
        <w:instrText xml:space="preserve"> SEQ bib </w:instrText>
      </w:r>
      <w:r w:rsidRPr="00855588">
        <w:rPr>
          <w:shd w:val="clear" w:color="auto" w:fill="FFFFFF"/>
        </w:rPr>
        <w:fldChar w:fldCharType="separate"/>
      </w:r>
      <w:r w:rsidR="003842B4">
        <w:rPr>
          <w:noProof/>
          <w:shd w:val="clear" w:color="auto" w:fill="FFFFFF"/>
          <w:lang w:val="en-GB"/>
        </w:rPr>
        <w:t>15</w:t>
      </w:r>
      <w:r w:rsidRPr="00855588">
        <w:rPr>
          <w:shd w:val="clear" w:color="auto" w:fill="FFFFFF"/>
        </w:rPr>
        <w:fldChar w:fldCharType="end"/>
      </w:r>
      <w:bookmarkEnd w:id="254"/>
      <w:r w:rsidRPr="00B06603">
        <w:rPr>
          <w:shd w:val="clear" w:color="auto" w:fill="FFFFFF"/>
          <w:lang w:val="en-GB"/>
        </w:rPr>
        <w:t xml:space="preserve">] The OpenCL Specification [online]. </w:t>
      </w:r>
      <w:proofErr w:type="spellStart"/>
      <w:r w:rsidRPr="00B06603">
        <w:rPr>
          <w:i/>
          <w:shd w:val="clear" w:color="auto" w:fill="FFFFFF"/>
          <w:lang w:val="en-GB"/>
        </w:rPr>
        <w:t>Khronos</w:t>
      </w:r>
      <w:proofErr w:type="spellEnd"/>
      <w:r w:rsidRPr="00B06603">
        <w:rPr>
          <w:i/>
          <w:shd w:val="clear" w:color="auto" w:fill="FFFFFF"/>
          <w:lang w:val="en-GB"/>
        </w:rPr>
        <w:t xml:space="preserve"> Group.</w:t>
      </w:r>
      <w:r w:rsidRPr="00B06603">
        <w:rPr>
          <w:shd w:val="clear" w:color="auto" w:fill="FFFFFF"/>
          <w:lang w:val="en-GB"/>
        </w:rPr>
        <w:t xml:space="preserve"> </w:t>
      </w:r>
      <w:r w:rsidRPr="00855588">
        <w:rPr>
          <w:shd w:val="clear" w:color="auto" w:fill="FFFFFF"/>
        </w:rPr>
        <w:t xml:space="preserve">[dostęp: 2013-12-15], Dostępny w Internecie: </w:t>
      </w:r>
      <w:r w:rsidR="00AC2E83" w:rsidRPr="00855588">
        <w:rPr>
          <w:shd w:val="clear" w:color="auto" w:fill="FFFFFF"/>
        </w:rPr>
        <w:t>&lt;</w:t>
      </w:r>
      <w:hyperlink r:id="rId46" w:history="1">
        <w:r w:rsidRPr="00855588">
          <w:rPr>
            <w:rStyle w:val="Hipercze"/>
          </w:rPr>
          <w:t>http://www.khronos.org/registry/cl/specs/opencl-1.0.48.pdf</w:t>
        </w:r>
      </w:hyperlink>
      <w:r w:rsidR="00AC2E83" w:rsidRPr="00855588">
        <w:t>&gt;</w:t>
      </w:r>
    </w:p>
    <w:p w14:paraId="63C0B5B5" w14:textId="01DA8394" w:rsidR="006C6143" w:rsidRPr="008229EE" w:rsidRDefault="006C6143" w:rsidP="00781B72">
      <w:pPr>
        <w:ind w:firstLine="0"/>
      </w:pPr>
      <w:r w:rsidRPr="009B6A7E">
        <w:rPr>
          <w:lang w:val="en-US"/>
        </w:rPr>
        <w:t>[</w:t>
      </w:r>
      <w:bookmarkStart w:id="255" w:name="iso_pp"/>
      <w:r w:rsidR="008229EE">
        <w:fldChar w:fldCharType="begin"/>
      </w:r>
      <w:r w:rsidR="008229EE" w:rsidRPr="009B6A7E">
        <w:rPr>
          <w:lang w:val="en-US"/>
        </w:rPr>
        <w:instrText xml:space="preserve"> SEQ bib </w:instrText>
      </w:r>
      <w:r w:rsidR="008229EE">
        <w:fldChar w:fldCharType="separate"/>
      </w:r>
      <w:r w:rsidR="003842B4">
        <w:rPr>
          <w:noProof/>
          <w:lang w:val="en-US"/>
        </w:rPr>
        <w:t>16</w:t>
      </w:r>
      <w:r w:rsidR="008229EE">
        <w:fldChar w:fldCharType="end"/>
      </w:r>
      <w:bookmarkEnd w:id="255"/>
      <w:r w:rsidRPr="009B6A7E">
        <w:rPr>
          <w:lang w:val="en-US"/>
        </w:rPr>
        <w:t xml:space="preserve">] Working Draft, Standard for Programming Language C++. </w:t>
      </w:r>
      <w:proofErr w:type="spellStart"/>
      <w:r>
        <w:t>Revision</w:t>
      </w:r>
      <w:proofErr w:type="spellEnd"/>
      <w:r>
        <w:t xml:space="preserve"> </w:t>
      </w:r>
      <w:r w:rsidRPr="006C6143">
        <w:t>N3225</w:t>
      </w:r>
      <w:r>
        <w:t xml:space="preserve"> [online]. [dostęp: 2013-01-04], Dostępny w Internecie: &lt;</w:t>
      </w:r>
      <w:hyperlink r:id="rId47" w:history="1">
        <w:r>
          <w:rPr>
            <w:rStyle w:val="Hipercze"/>
          </w:rPr>
          <w:t>http://www.open-std.org/jtc1/sc22/wg21/docs/papers/2011/n3242.pdf</w:t>
        </w:r>
      </w:hyperlink>
      <w:r>
        <w:t>&gt;</w:t>
      </w:r>
    </w:p>
    <w:sectPr w:rsidR="006C6143" w:rsidRPr="008229EE" w:rsidSect="007B47C5">
      <w:footerReference w:type="default" r:id="rId48"/>
      <w:pgSz w:w="11906" w:h="16838"/>
      <w:pgMar w:top="1134" w:right="1134" w:bottom="1134" w:left="1701"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A45ECE" w15:done="0"/>
  <w15:commentEx w15:paraId="71C7A39E" w15:done="0"/>
  <w15:commentEx w15:paraId="27E2A7D5" w15:done="0"/>
  <w15:commentEx w15:paraId="3B21DFD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5950" w14:textId="77777777" w:rsidR="00497BCF" w:rsidRDefault="00497BCF" w:rsidP="00DA05A2">
      <w:r>
        <w:separator/>
      </w:r>
    </w:p>
  </w:endnote>
  <w:endnote w:type="continuationSeparator" w:id="0">
    <w:p w14:paraId="4F17BEE3" w14:textId="77777777" w:rsidR="00497BCF" w:rsidRDefault="00497BCF" w:rsidP="00DA0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EE"/>
    <w:family w:val="modern"/>
    <w:pitch w:val="fixed"/>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3024049"/>
      <w:docPartObj>
        <w:docPartGallery w:val="Page Numbers (Bottom of Page)"/>
        <w:docPartUnique/>
      </w:docPartObj>
    </w:sdtPr>
    <w:sdtEndPr/>
    <w:sdtContent>
      <w:p w14:paraId="5BAE8172" w14:textId="77777777" w:rsidR="00FB0131" w:rsidRDefault="00FB0131" w:rsidP="00DA05A2">
        <w:pPr>
          <w:pStyle w:val="Stopka"/>
        </w:pPr>
        <w:r>
          <w:fldChar w:fldCharType="begin"/>
        </w:r>
        <w:r>
          <w:instrText>PAGE   \* MERGEFORMAT</w:instrText>
        </w:r>
        <w:r>
          <w:fldChar w:fldCharType="separate"/>
        </w:r>
        <w:r w:rsidR="003842B4">
          <w:rPr>
            <w:noProof/>
          </w:rPr>
          <w:t>60</w:t>
        </w:r>
        <w:r>
          <w:fldChar w:fldCharType="end"/>
        </w:r>
      </w:p>
    </w:sdtContent>
  </w:sdt>
  <w:p w14:paraId="50A8D4F2" w14:textId="77777777" w:rsidR="00FB0131" w:rsidRDefault="00FB0131" w:rsidP="00DA05A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CD114B" w14:textId="77777777" w:rsidR="00497BCF" w:rsidRDefault="00497BCF" w:rsidP="00DA05A2">
      <w:r>
        <w:separator/>
      </w:r>
    </w:p>
  </w:footnote>
  <w:footnote w:type="continuationSeparator" w:id="0">
    <w:p w14:paraId="766A7379" w14:textId="77777777" w:rsidR="00497BCF" w:rsidRDefault="00497BCF" w:rsidP="00DA05A2">
      <w:r>
        <w:continuationSeparator/>
      </w:r>
    </w:p>
  </w:footnote>
  <w:footnote w:id="1">
    <w:p w14:paraId="2D335878" w14:textId="77777777" w:rsidR="00FB0131" w:rsidRDefault="00FB0131">
      <w:pPr>
        <w:pStyle w:val="Tekstprzypisudolnego"/>
      </w:pPr>
      <w:r>
        <w:rPr>
          <w:rStyle w:val="Odwoanieprzypisudolnego"/>
        </w:rPr>
        <w:footnoteRef/>
      </w:r>
      <w:r>
        <w:t xml:space="preserve"> Rysunek został zaczerpnięty z </w:t>
      </w:r>
      <w:hyperlink r:id="rId1" w:history="1">
        <w:r>
          <w:rPr>
            <w:rStyle w:val="Hipercze"/>
          </w:rPr>
          <w:t>http://icis.pcz.czest.pl/~roman/mat_dyd/prz_rown/mac_rzadkie/4_2.html</w:t>
        </w:r>
      </w:hyperlink>
      <w:r>
        <w:t xml:space="preserve"> [dostęp 23-12-2013].</w:t>
      </w:r>
    </w:p>
  </w:footnote>
  <w:footnote w:id="2">
    <w:p w14:paraId="25D5AD71" w14:textId="77777777" w:rsidR="00FB0131" w:rsidRDefault="00FB0131">
      <w:pPr>
        <w:pStyle w:val="Tekstprzypisudolnego"/>
      </w:pPr>
      <w:r>
        <w:rPr>
          <w:rStyle w:val="Odwoanieprzypisudolnego"/>
        </w:rPr>
        <w:footnoteRef/>
      </w:r>
      <w:r>
        <w:t xml:space="preserve"> Rysunek został zaczerpnięty z </w:t>
      </w:r>
      <w:hyperlink r:id="rId2" w:history="1">
        <w:r>
          <w:rPr>
            <w:rStyle w:val="Hipercze"/>
          </w:rPr>
          <w:t>http://icis.pcz.czest.pl/~roman/mat_dyd/prz_rown/mac_rzadkie/4_2.html</w:t>
        </w:r>
      </w:hyperlink>
      <w:r>
        <w:t xml:space="preserve"> [dostęp 23-12-2013].</w:t>
      </w:r>
    </w:p>
  </w:footnote>
  <w:footnote w:id="3">
    <w:p w14:paraId="116B8439" w14:textId="77777777" w:rsidR="00FB0131" w:rsidRDefault="00FB0131">
      <w:pPr>
        <w:pStyle w:val="Tekstprzypisudolnego"/>
      </w:pPr>
      <w:r>
        <w:rPr>
          <w:rStyle w:val="Odwoanieprzypisudolnego"/>
        </w:rPr>
        <w:footnoteRef/>
      </w:r>
      <w:r>
        <w:t xml:space="preserve"> Opis za </w:t>
      </w:r>
      <w:hyperlink r:id="rId3" w:anchor="Compressed_Sparse_Row_Format" w:history="1">
        <w:r>
          <w:rPr>
            <w:rStyle w:val="Hipercze"/>
          </w:rPr>
          <w:t>https://www.icm.edu.pl/kdm/Numeryka:_Macierzy#Compressed_Sparse_Row_Format</w:t>
        </w:r>
      </w:hyperlink>
    </w:p>
  </w:footnote>
  <w:footnote w:id="4">
    <w:p w14:paraId="120F1740" w14:textId="08B55720" w:rsidR="00FB0131" w:rsidRDefault="00FB0131">
      <w:pPr>
        <w:pStyle w:val="Tekstprzypisudolnego"/>
      </w:pPr>
      <w:r>
        <w:rPr>
          <w:rStyle w:val="Odwoanieprzypisudolnego"/>
        </w:rPr>
        <w:footnoteRef/>
      </w:r>
      <w:r>
        <w:t xml:space="preserve">Rysunek został zaczerpnięty z </w:t>
      </w:r>
      <w:hyperlink r:id="rId4" w:history="1">
        <w:r>
          <w:rPr>
            <w:rStyle w:val="Hipercze"/>
          </w:rPr>
          <w:t>http://www.realworldtech.com/nehalem/2/</w:t>
        </w:r>
      </w:hyperlink>
      <w:r>
        <w:t xml:space="preserve"> [dostęp: 2013-01-04]</w:t>
      </w:r>
    </w:p>
  </w:footnote>
  <w:footnote w:id="5">
    <w:p w14:paraId="64BC2CB6" w14:textId="77777777" w:rsidR="00FB0131" w:rsidRDefault="00FB0131">
      <w:pPr>
        <w:pStyle w:val="Tekstprzypisudolnego"/>
      </w:pPr>
      <w:r>
        <w:rPr>
          <w:rStyle w:val="Odwoanieprzypisudolnego"/>
        </w:rPr>
        <w:footnoteRef/>
      </w:r>
      <w:r>
        <w:t xml:space="preserve"> </w:t>
      </w:r>
      <w:hyperlink r:id="rId5" w:history="1">
        <w:r>
          <w:rPr>
            <w:rStyle w:val="Hipercze"/>
          </w:rPr>
          <w:t>http://www.khronos.org/registry/cl/sdk/1.2/docs/man/xhtml/atomic_cmpxchg.html</w:t>
        </w:r>
      </w:hyperlink>
    </w:p>
  </w:footnote>
  <w:footnote w:id="6">
    <w:p w14:paraId="5F4E3683" w14:textId="601327E4" w:rsidR="00FB0131" w:rsidRDefault="00FB0131">
      <w:pPr>
        <w:pStyle w:val="Tekstprzypisudolnego"/>
      </w:pPr>
      <w:r>
        <w:rPr>
          <w:rStyle w:val="Odwoanieprzypisudolnego"/>
        </w:rPr>
        <w:footnoteRef/>
      </w:r>
      <w:r>
        <w:t xml:space="preserve"> </w:t>
      </w:r>
      <w:hyperlink r:id="rId6" w:anchor="2CompressedMatrix" w:history="1">
        <w:r>
          <w:rPr>
            <w:rStyle w:val="Hipercze"/>
          </w:rPr>
          <w:t>http://www.boost.org/doc/libs/1_52_0/libs/numeric/ublas/doc/matrix_sparse.htm#2CompressedMatrix</w:t>
        </w:r>
      </w:hyperlink>
    </w:p>
  </w:footnote>
  <w:footnote w:id="7">
    <w:p w14:paraId="37D1FB24" w14:textId="19E77B3A" w:rsidR="00FB0131" w:rsidRDefault="00FB0131">
      <w:pPr>
        <w:pStyle w:val="Tekstprzypisudolnego"/>
      </w:pPr>
      <w:r>
        <w:rPr>
          <w:rStyle w:val="Odwoanieprzypisudolnego"/>
        </w:rPr>
        <w:footnoteRef/>
      </w:r>
      <w:r>
        <w:t xml:space="preserve"> </w:t>
      </w:r>
      <w:hyperlink r:id="rId7" w:history="1">
        <w:r>
          <w:rPr>
            <w:rStyle w:val="Hipercze"/>
          </w:rPr>
          <w:t>http://www.geforce.com/hardware/desktop-gpus/geforce-gtx-550ti/specifications</w:t>
        </w:r>
      </w:hyperlink>
    </w:p>
  </w:footnote>
  <w:footnote w:id="8">
    <w:p w14:paraId="5B64CB06" w14:textId="7ABAF9DC" w:rsidR="00FB0131" w:rsidRDefault="00FB0131">
      <w:pPr>
        <w:pStyle w:val="Tekstprzypisudolnego"/>
      </w:pPr>
      <w:r>
        <w:rPr>
          <w:rStyle w:val="Odwoanieprzypisudolnego"/>
        </w:rPr>
        <w:footnoteRef/>
      </w:r>
      <w:r>
        <w:t xml:space="preserve"> Stan na styczeń 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7F4A06"/>
    <w:multiLevelType w:val="hybridMultilevel"/>
    <w:tmpl w:val="4468AF6A"/>
    <w:lvl w:ilvl="0" w:tplc="9AFC3F00">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
    <w:nsid w:val="21DC3BA7"/>
    <w:multiLevelType w:val="hybridMultilevel"/>
    <w:tmpl w:val="407888AE"/>
    <w:lvl w:ilvl="0" w:tplc="EF007D82">
      <w:start w:val="1"/>
      <w:numFmt w:val="lowerLetter"/>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2">
    <w:nsid w:val="480417BB"/>
    <w:multiLevelType w:val="hybridMultilevel"/>
    <w:tmpl w:val="014E4A6C"/>
    <w:lvl w:ilvl="0" w:tplc="BB0C50E0">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3">
    <w:nsid w:val="4A26518E"/>
    <w:multiLevelType w:val="hybridMultilevel"/>
    <w:tmpl w:val="DEBEA31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4E957A89"/>
    <w:multiLevelType w:val="multilevel"/>
    <w:tmpl w:val="18FCCCB2"/>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5">
    <w:nsid w:val="628251FD"/>
    <w:multiLevelType w:val="hybridMultilevel"/>
    <w:tmpl w:val="9C142B50"/>
    <w:lvl w:ilvl="0" w:tplc="6D6659C0">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6">
    <w:nsid w:val="7D625965"/>
    <w:multiLevelType w:val="hybridMultilevel"/>
    <w:tmpl w:val="2CC26C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4"/>
  </w:num>
  <w:num w:numId="5">
    <w:abstractNumId w:val="5"/>
  </w:num>
  <w:num w:numId="6">
    <w:abstractNumId w:val="2"/>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Łukasz">
    <w15:presenceInfo w15:providerId="None" w15:userId="Łuka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2D"/>
    <w:rsid w:val="000059E5"/>
    <w:rsid w:val="0001173E"/>
    <w:rsid w:val="00011D68"/>
    <w:rsid w:val="0002753E"/>
    <w:rsid w:val="000325B4"/>
    <w:rsid w:val="000349E7"/>
    <w:rsid w:val="00041F13"/>
    <w:rsid w:val="000423E4"/>
    <w:rsid w:val="000677CD"/>
    <w:rsid w:val="00072469"/>
    <w:rsid w:val="00074D4A"/>
    <w:rsid w:val="00075576"/>
    <w:rsid w:val="00085F7B"/>
    <w:rsid w:val="000A72BC"/>
    <w:rsid w:val="000B259D"/>
    <w:rsid w:val="000D0BF4"/>
    <w:rsid w:val="000F5585"/>
    <w:rsid w:val="00112E26"/>
    <w:rsid w:val="00113A64"/>
    <w:rsid w:val="0011646E"/>
    <w:rsid w:val="00132F4C"/>
    <w:rsid w:val="00146104"/>
    <w:rsid w:val="0014642D"/>
    <w:rsid w:val="0015250C"/>
    <w:rsid w:val="001537C2"/>
    <w:rsid w:val="001571BB"/>
    <w:rsid w:val="00157BDA"/>
    <w:rsid w:val="00162F03"/>
    <w:rsid w:val="00164014"/>
    <w:rsid w:val="00182C58"/>
    <w:rsid w:val="00182D98"/>
    <w:rsid w:val="001874E3"/>
    <w:rsid w:val="00192D99"/>
    <w:rsid w:val="001A366C"/>
    <w:rsid w:val="001B5E38"/>
    <w:rsid w:val="001C1577"/>
    <w:rsid w:val="001C3EA4"/>
    <w:rsid w:val="001C665D"/>
    <w:rsid w:val="001D45E5"/>
    <w:rsid w:val="001F1F81"/>
    <w:rsid w:val="001F4CC0"/>
    <w:rsid w:val="001F6A9B"/>
    <w:rsid w:val="00206BDA"/>
    <w:rsid w:val="00210820"/>
    <w:rsid w:val="00214824"/>
    <w:rsid w:val="00214A53"/>
    <w:rsid w:val="0022413F"/>
    <w:rsid w:val="00233E46"/>
    <w:rsid w:val="00233F16"/>
    <w:rsid w:val="0026593A"/>
    <w:rsid w:val="0027104D"/>
    <w:rsid w:val="00280095"/>
    <w:rsid w:val="00282B65"/>
    <w:rsid w:val="002A5544"/>
    <w:rsid w:val="002B7A0C"/>
    <w:rsid w:val="002C73D4"/>
    <w:rsid w:val="002D2EBE"/>
    <w:rsid w:val="002D6EA9"/>
    <w:rsid w:val="002E6ADB"/>
    <w:rsid w:val="002F020B"/>
    <w:rsid w:val="002F4BF1"/>
    <w:rsid w:val="002F5354"/>
    <w:rsid w:val="002F58CE"/>
    <w:rsid w:val="00301874"/>
    <w:rsid w:val="00306060"/>
    <w:rsid w:val="003068EC"/>
    <w:rsid w:val="003115F2"/>
    <w:rsid w:val="003120B8"/>
    <w:rsid w:val="00326835"/>
    <w:rsid w:val="003408A4"/>
    <w:rsid w:val="00345567"/>
    <w:rsid w:val="00345BEC"/>
    <w:rsid w:val="00345DF5"/>
    <w:rsid w:val="003531A3"/>
    <w:rsid w:val="003549E9"/>
    <w:rsid w:val="00354B23"/>
    <w:rsid w:val="0036078A"/>
    <w:rsid w:val="00373A15"/>
    <w:rsid w:val="00383193"/>
    <w:rsid w:val="003842B4"/>
    <w:rsid w:val="00386DC8"/>
    <w:rsid w:val="0038752D"/>
    <w:rsid w:val="003A2FB8"/>
    <w:rsid w:val="003B0710"/>
    <w:rsid w:val="003C6C11"/>
    <w:rsid w:val="003E05D0"/>
    <w:rsid w:val="003E3357"/>
    <w:rsid w:val="003F517B"/>
    <w:rsid w:val="003F7381"/>
    <w:rsid w:val="00404D4A"/>
    <w:rsid w:val="00432BCE"/>
    <w:rsid w:val="00432F58"/>
    <w:rsid w:val="00456FEE"/>
    <w:rsid w:val="004764EC"/>
    <w:rsid w:val="004815BB"/>
    <w:rsid w:val="00486A26"/>
    <w:rsid w:val="00492560"/>
    <w:rsid w:val="00497BCF"/>
    <w:rsid w:val="004D0455"/>
    <w:rsid w:val="004D0F3A"/>
    <w:rsid w:val="004D5F94"/>
    <w:rsid w:val="004E61E8"/>
    <w:rsid w:val="004F623F"/>
    <w:rsid w:val="004F673B"/>
    <w:rsid w:val="00506F87"/>
    <w:rsid w:val="00516967"/>
    <w:rsid w:val="00540C63"/>
    <w:rsid w:val="00573BB9"/>
    <w:rsid w:val="0057618D"/>
    <w:rsid w:val="00580A06"/>
    <w:rsid w:val="00583A0A"/>
    <w:rsid w:val="0059205C"/>
    <w:rsid w:val="00594427"/>
    <w:rsid w:val="005974E8"/>
    <w:rsid w:val="005A5DC5"/>
    <w:rsid w:val="005B05E2"/>
    <w:rsid w:val="005B28A6"/>
    <w:rsid w:val="005D6A50"/>
    <w:rsid w:val="005E5A9D"/>
    <w:rsid w:val="005F1D3D"/>
    <w:rsid w:val="005F6277"/>
    <w:rsid w:val="00600696"/>
    <w:rsid w:val="00600BC3"/>
    <w:rsid w:val="00600EDC"/>
    <w:rsid w:val="00607E95"/>
    <w:rsid w:val="00610363"/>
    <w:rsid w:val="006133F3"/>
    <w:rsid w:val="00627405"/>
    <w:rsid w:val="00632E77"/>
    <w:rsid w:val="0066598C"/>
    <w:rsid w:val="00672CFE"/>
    <w:rsid w:val="00694F01"/>
    <w:rsid w:val="006A0E56"/>
    <w:rsid w:val="006A1C83"/>
    <w:rsid w:val="006A7A6E"/>
    <w:rsid w:val="006B34DC"/>
    <w:rsid w:val="006C1896"/>
    <w:rsid w:val="006C4231"/>
    <w:rsid w:val="006C6143"/>
    <w:rsid w:val="006C6F6F"/>
    <w:rsid w:val="006D1C6B"/>
    <w:rsid w:val="006D5F2D"/>
    <w:rsid w:val="006E2BB5"/>
    <w:rsid w:val="006F3BD6"/>
    <w:rsid w:val="007075D7"/>
    <w:rsid w:val="00742C09"/>
    <w:rsid w:val="00745482"/>
    <w:rsid w:val="00751009"/>
    <w:rsid w:val="00754B8D"/>
    <w:rsid w:val="00761FDC"/>
    <w:rsid w:val="0076347B"/>
    <w:rsid w:val="00766771"/>
    <w:rsid w:val="00772272"/>
    <w:rsid w:val="00781B72"/>
    <w:rsid w:val="00783F98"/>
    <w:rsid w:val="00793C2A"/>
    <w:rsid w:val="007B47C5"/>
    <w:rsid w:val="007E4C72"/>
    <w:rsid w:val="007E704B"/>
    <w:rsid w:val="007F57D5"/>
    <w:rsid w:val="008001E2"/>
    <w:rsid w:val="008041E6"/>
    <w:rsid w:val="008137DF"/>
    <w:rsid w:val="008228E9"/>
    <w:rsid w:val="008229EE"/>
    <w:rsid w:val="008246CD"/>
    <w:rsid w:val="0083537B"/>
    <w:rsid w:val="00835AE1"/>
    <w:rsid w:val="00840155"/>
    <w:rsid w:val="0084130A"/>
    <w:rsid w:val="00847FF4"/>
    <w:rsid w:val="00853ABE"/>
    <w:rsid w:val="00855588"/>
    <w:rsid w:val="00856FCA"/>
    <w:rsid w:val="00857132"/>
    <w:rsid w:val="00862065"/>
    <w:rsid w:val="00866BAD"/>
    <w:rsid w:val="008720DD"/>
    <w:rsid w:val="00886887"/>
    <w:rsid w:val="00893FEA"/>
    <w:rsid w:val="008A532F"/>
    <w:rsid w:val="008B4F23"/>
    <w:rsid w:val="008E7DF6"/>
    <w:rsid w:val="008F6367"/>
    <w:rsid w:val="00906D7B"/>
    <w:rsid w:val="00911A05"/>
    <w:rsid w:val="0091711D"/>
    <w:rsid w:val="00921ED9"/>
    <w:rsid w:val="00927276"/>
    <w:rsid w:val="00933574"/>
    <w:rsid w:val="00950408"/>
    <w:rsid w:val="009505C6"/>
    <w:rsid w:val="009507A4"/>
    <w:rsid w:val="009543BF"/>
    <w:rsid w:val="00962AE3"/>
    <w:rsid w:val="00965D9D"/>
    <w:rsid w:val="0097074A"/>
    <w:rsid w:val="00973E6E"/>
    <w:rsid w:val="00977B60"/>
    <w:rsid w:val="00980169"/>
    <w:rsid w:val="009854B1"/>
    <w:rsid w:val="009946C8"/>
    <w:rsid w:val="009958CB"/>
    <w:rsid w:val="009A0277"/>
    <w:rsid w:val="009B0FE5"/>
    <w:rsid w:val="009B44A9"/>
    <w:rsid w:val="009B6A7E"/>
    <w:rsid w:val="009D0CE0"/>
    <w:rsid w:val="009D1859"/>
    <w:rsid w:val="009D5DCC"/>
    <w:rsid w:val="009E3325"/>
    <w:rsid w:val="009F6BB0"/>
    <w:rsid w:val="00A23D9F"/>
    <w:rsid w:val="00A37357"/>
    <w:rsid w:val="00A44780"/>
    <w:rsid w:val="00A46784"/>
    <w:rsid w:val="00A63A47"/>
    <w:rsid w:val="00A92ABF"/>
    <w:rsid w:val="00A92E2E"/>
    <w:rsid w:val="00A961A1"/>
    <w:rsid w:val="00AA3CCF"/>
    <w:rsid w:val="00AC2E83"/>
    <w:rsid w:val="00AD0D3B"/>
    <w:rsid w:val="00AD70A9"/>
    <w:rsid w:val="00AE2257"/>
    <w:rsid w:val="00B01597"/>
    <w:rsid w:val="00B059F8"/>
    <w:rsid w:val="00B06603"/>
    <w:rsid w:val="00B079E2"/>
    <w:rsid w:val="00B103B0"/>
    <w:rsid w:val="00B22C86"/>
    <w:rsid w:val="00B51385"/>
    <w:rsid w:val="00B530FA"/>
    <w:rsid w:val="00B67A32"/>
    <w:rsid w:val="00B7525C"/>
    <w:rsid w:val="00B7546A"/>
    <w:rsid w:val="00B831D0"/>
    <w:rsid w:val="00B86951"/>
    <w:rsid w:val="00B9059E"/>
    <w:rsid w:val="00B91370"/>
    <w:rsid w:val="00B93983"/>
    <w:rsid w:val="00BA3AE5"/>
    <w:rsid w:val="00BB4A69"/>
    <w:rsid w:val="00BC39CF"/>
    <w:rsid w:val="00BD31FB"/>
    <w:rsid w:val="00BD7DD5"/>
    <w:rsid w:val="00BF0C1A"/>
    <w:rsid w:val="00BF4A70"/>
    <w:rsid w:val="00C1105F"/>
    <w:rsid w:val="00C21E82"/>
    <w:rsid w:val="00C2228F"/>
    <w:rsid w:val="00C24216"/>
    <w:rsid w:val="00C34345"/>
    <w:rsid w:val="00C352F6"/>
    <w:rsid w:val="00C3545B"/>
    <w:rsid w:val="00C36CAF"/>
    <w:rsid w:val="00C43B66"/>
    <w:rsid w:val="00C44DF6"/>
    <w:rsid w:val="00C632FF"/>
    <w:rsid w:val="00C77869"/>
    <w:rsid w:val="00C77DA7"/>
    <w:rsid w:val="00CA1345"/>
    <w:rsid w:val="00CA53DF"/>
    <w:rsid w:val="00CB0212"/>
    <w:rsid w:val="00CC250A"/>
    <w:rsid w:val="00CC51EC"/>
    <w:rsid w:val="00CE65B9"/>
    <w:rsid w:val="00CF711A"/>
    <w:rsid w:val="00D046F7"/>
    <w:rsid w:val="00D24F56"/>
    <w:rsid w:val="00D40750"/>
    <w:rsid w:val="00D4460A"/>
    <w:rsid w:val="00D700FB"/>
    <w:rsid w:val="00D71030"/>
    <w:rsid w:val="00D71FB8"/>
    <w:rsid w:val="00D725B1"/>
    <w:rsid w:val="00D833E6"/>
    <w:rsid w:val="00D841F8"/>
    <w:rsid w:val="00D931E9"/>
    <w:rsid w:val="00D93B98"/>
    <w:rsid w:val="00D95855"/>
    <w:rsid w:val="00DA05A2"/>
    <w:rsid w:val="00DA66A9"/>
    <w:rsid w:val="00DB7895"/>
    <w:rsid w:val="00DC0A61"/>
    <w:rsid w:val="00DC3B83"/>
    <w:rsid w:val="00DD10A0"/>
    <w:rsid w:val="00DE18B3"/>
    <w:rsid w:val="00E22C93"/>
    <w:rsid w:val="00E23AFD"/>
    <w:rsid w:val="00E37B68"/>
    <w:rsid w:val="00E60DD6"/>
    <w:rsid w:val="00E66017"/>
    <w:rsid w:val="00E751BB"/>
    <w:rsid w:val="00E84266"/>
    <w:rsid w:val="00E91D83"/>
    <w:rsid w:val="00E91EDF"/>
    <w:rsid w:val="00E93A2F"/>
    <w:rsid w:val="00E97426"/>
    <w:rsid w:val="00EA3928"/>
    <w:rsid w:val="00EA5635"/>
    <w:rsid w:val="00EC1967"/>
    <w:rsid w:val="00EC63F5"/>
    <w:rsid w:val="00ED0D71"/>
    <w:rsid w:val="00EE66E5"/>
    <w:rsid w:val="00EF0A17"/>
    <w:rsid w:val="00EF33BF"/>
    <w:rsid w:val="00EF4E93"/>
    <w:rsid w:val="00EF6D3A"/>
    <w:rsid w:val="00F02597"/>
    <w:rsid w:val="00F14C94"/>
    <w:rsid w:val="00F3098E"/>
    <w:rsid w:val="00F42F3A"/>
    <w:rsid w:val="00F532DC"/>
    <w:rsid w:val="00F54EB9"/>
    <w:rsid w:val="00F74F55"/>
    <w:rsid w:val="00F77651"/>
    <w:rsid w:val="00F83A61"/>
    <w:rsid w:val="00F87A6E"/>
    <w:rsid w:val="00FA2C2B"/>
    <w:rsid w:val="00FA44C0"/>
    <w:rsid w:val="00FB0131"/>
    <w:rsid w:val="00FC148B"/>
    <w:rsid w:val="00FE40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05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A366C"/>
    <w:pPr>
      <w:spacing w:line="360" w:lineRule="auto"/>
      <w:ind w:firstLine="432"/>
      <w:jc w:val="both"/>
    </w:pPr>
    <w:rPr>
      <w:rFonts w:ascii="Times New Roman" w:hAnsi="Times New Roman" w:cs="Times New Roman"/>
      <w:sz w:val="24"/>
      <w:szCs w:val="24"/>
    </w:rPr>
  </w:style>
  <w:style w:type="paragraph" w:styleId="Nagwek1">
    <w:name w:val="heading 1"/>
    <w:basedOn w:val="Normalny"/>
    <w:next w:val="Normalny"/>
    <w:link w:val="Nagwek1Znak"/>
    <w:uiPriority w:val="9"/>
    <w:qFormat/>
    <w:rsid w:val="00BA3AE5"/>
    <w:pPr>
      <w:keepNext/>
      <w:keepLines/>
      <w:numPr>
        <w:numId w:val="4"/>
      </w:numPr>
      <w:spacing w:before="480" w:after="0"/>
      <w:outlineLvl w:val="0"/>
    </w:pPr>
    <w:rPr>
      <w:rFonts w:eastAsiaTheme="majorEastAsia"/>
      <w:b/>
      <w:bCs/>
      <w:sz w:val="28"/>
      <w:szCs w:val="28"/>
    </w:rPr>
  </w:style>
  <w:style w:type="paragraph" w:styleId="Nagwek2">
    <w:name w:val="heading 2"/>
    <w:basedOn w:val="Normalny"/>
    <w:next w:val="Normalny"/>
    <w:link w:val="Nagwek2Znak"/>
    <w:uiPriority w:val="9"/>
    <w:unhideWhenUsed/>
    <w:qFormat/>
    <w:rsid w:val="00BA3AE5"/>
    <w:pPr>
      <w:keepNext/>
      <w:keepLines/>
      <w:numPr>
        <w:ilvl w:val="1"/>
        <w:numId w:val="4"/>
      </w:numPr>
      <w:spacing w:before="200" w:after="0"/>
      <w:outlineLvl w:val="1"/>
    </w:pPr>
    <w:rPr>
      <w:rFonts w:eastAsiaTheme="majorEastAsia" w:cstheme="majorBidi"/>
      <w:b/>
      <w:bCs/>
      <w:sz w:val="28"/>
      <w:szCs w:val="26"/>
    </w:rPr>
  </w:style>
  <w:style w:type="paragraph" w:styleId="Nagwek3">
    <w:name w:val="heading 3"/>
    <w:basedOn w:val="Normalny"/>
    <w:next w:val="Normalny"/>
    <w:link w:val="Nagwek3Znak"/>
    <w:uiPriority w:val="9"/>
    <w:unhideWhenUsed/>
    <w:qFormat/>
    <w:rsid w:val="00BA3AE5"/>
    <w:pPr>
      <w:keepNext/>
      <w:keepLines/>
      <w:numPr>
        <w:ilvl w:val="2"/>
        <w:numId w:val="4"/>
      </w:numPr>
      <w:spacing w:before="200" w:after="0"/>
      <w:outlineLvl w:val="2"/>
    </w:pPr>
    <w:rPr>
      <w:rFonts w:eastAsiaTheme="majorEastAsia" w:cstheme="majorBidi"/>
      <w:b/>
      <w:bCs/>
      <w:sz w:val="28"/>
    </w:rPr>
  </w:style>
  <w:style w:type="paragraph" w:styleId="Nagwek4">
    <w:name w:val="heading 4"/>
    <w:basedOn w:val="Normalny"/>
    <w:next w:val="Normalny"/>
    <w:link w:val="Nagwek4Znak"/>
    <w:uiPriority w:val="9"/>
    <w:unhideWhenUsed/>
    <w:qFormat/>
    <w:rsid w:val="00BA3AE5"/>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BA3AE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BA3AE5"/>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BA3AE5"/>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BA3AE5"/>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BA3AE5"/>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kocowego">
    <w:name w:val="endnote text"/>
    <w:basedOn w:val="Normalny"/>
    <w:link w:val="TekstprzypisukocowegoZnak"/>
    <w:uiPriority w:val="99"/>
    <w:semiHidden/>
    <w:unhideWhenUsed/>
    <w:rsid w:val="0014642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642D"/>
    <w:rPr>
      <w:sz w:val="20"/>
      <w:szCs w:val="20"/>
    </w:rPr>
  </w:style>
  <w:style w:type="character" w:styleId="Odwoanieprzypisukocowego">
    <w:name w:val="endnote reference"/>
    <w:basedOn w:val="Domylnaczcionkaakapitu"/>
    <w:uiPriority w:val="99"/>
    <w:semiHidden/>
    <w:unhideWhenUsed/>
    <w:rsid w:val="0014642D"/>
    <w:rPr>
      <w:vertAlign w:val="superscript"/>
    </w:rPr>
  </w:style>
  <w:style w:type="character" w:customStyle="1" w:styleId="apple-converted-space">
    <w:name w:val="apple-converted-space"/>
    <w:basedOn w:val="Domylnaczcionkaakapitu"/>
    <w:rsid w:val="00EE66E5"/>
  </w:style>
  <w:style w:type="paragraph" w:styleId="Nagwek">
    <w:name w:val="header"/>
    <w:basedOn w:val="Normalny"/>
    <w:link w:val="NagwekZnak"/>
    <w:uiPriority w:val="99"/>
    <w:unhideWhenUsed/>
    <w:rsid w:val="003531A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531A3"/>
  </w:style>
  <w:style w:type="paragraph" w:styleId="Stopka">
    <w:name w:val="footer"/>
    <w:basedOn w:val="Normalny"/>
    <w:link w:val="StopkaZnak"/>
    <w:uiPriority w:val="99"/>
    <w:unhideWhenUsed/>
    <w:rsid w:val="003531A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531A3"/>
  </w:style>
  <w:style w:type="paragraph" w:styleId="Legenda">
    <w:name w:val="caption"/>
    <w:basedOn w:val="Normalny"/>
    <w:next w:val="Normalny"/>
    <w:uiPriority w:val="35"/>
    <w:unhideWhenUsed/>
    <w:qFormat/>
    <w:rsid w:val="00580A06"/>
    <w:pPr>
      <w:spacing w:line="240" w:lineRule="auto"/>
    </w:pPr>
    <w:rPr>
      <w:b/>
      <w:bCs/>
      <w:color w:val="4F81BD" w:themeColor="accent1"/>
      <w:sz w:val="18"/>
      <w:szCs w:val="18"/>
    </w:rPr>
  </w:style>
  <w:style w:type="paragraph" w:styleId="Akapitzlist">
    <w:name w:val="List Paragraph"/>
    <w:basedOn w:val="Normalny"/>
    <w:uiPriority w:val="34"/>
    <w:qFormat/>
    <w:rsid w:val="00793C2A"/>
    <w:pPr>
      <w:ind w:left="720"/>
      <w:contextualSpacing/>
    </w:pPr>
  </w:style>
  <w:style w:type="character" w:customStyle="1" w:styleId="Nagwek1Znak">
    <w:name w:val="Nagłówek 1 Znak"/>
    <w:basedOn w:val="Domylnaczcionkaakapitu"/>
    <w:link w:val="Nagwek1"/>
    <w:uiPriority w:val="9"/>
    <w:rsid w:val="00BA3AE5"/>
    <w:rPr>
      <w:rFonts w:ascii="Times New Roman" w:eastAsiaTheme="majorEastAsia" w:hAnsi="Times New Roman" w:cs="Times New Roman"/>
      <w:b/>
      <w:bCs/>
      <w:sz w:val="28"/>
      <w:szCs w:val="28"/>
    </w:rPr>
  </w:style>
  <w:style w:type="character" w:customStyle="1" w:styleId="Nagwek2Znak">
    <w:name w:val="Nagłówek 2 Znak"/>
    <w:basedOn w:val="Domylnaczcionkaakapitu"/>
    <w:link w:val="Nagwek2"/>
    <w:uiPriority w:val="9"/>
    <w:rsid w:val="00BA3AE5"/>
    <w:rPr>
      <w:rFonts w:ascii="Times New Roman" w:eastAsiaTheme="majorEastAsia" w:hAnsi="Times New Roman" w:cstheme="majorBidi"/>
      <w:b/>
      <w:bCs/>
      <w:sz w:val="28"/>
      <w:szCs w:val="26"/>
    </w:rPr>
  </w:style>
  <w:style w:type="character" w:styleId="Tekstzastpczy">
    <w:name w:val="Placeholder Text"/>
    <w:basedOn w:val="Domylnaczcionkaakapitu"/>
    <w:uiPriority w:val="99"/>
    <w:semiHidden/>
    <w:rsid w:val="00893FEA"/>
    <w:rPr>
      <w:color w:val="808080"/>
    </w:rPr>
  </w:style>
  <w:style w:type="paragraph" w:styleId="Tekstdymka">
    <w:name w:val="Balloon Text"/>
    <w:basedOn w:val="Normalny"/>
    <w:link w:val="TekstdymkaZnak"/>
    <w:uiPriority w:val="99"/>
    <w:semiHidden/>
    <w:unhideWhenUsed/>
    <w:rsid w:val="00893FE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93FEA"/>
    <w:rPr>
      <w:rFonts w:ascii="Tahoma" w:hAnsi="Tahoma" w:cs="Tahoma"/>
      <w:sz w:val="16"/>
      <w:szCs w:val="16"/>
    </w:rPr>
  </w:style>
  <w:style w:type="character" w:customStyle="1" w:styleId="Nagwek3Znak">
    <w:name w:val="Nagłówek 3 Znak"/>
    <w:basedOn w:val="Domylnaczcionkaakapitu"/>
    <w:link w:val="Nagwek3"/>
    <w:uiPriority w:val="9"/>
    <w:rsid w:val="00BA3AE5"/>
    <w:rPr>
      <w:rFonts w:ascii="Times New Roman" w:eastAsiaTheme="majorEastAsia" w:hAnsi="Times New Roman" w:cstheme="majorBidi"/>
      <w:b/>
      <w:bCs/>
      <w:sz w:val="28"/>
    </w:rPr>
  </w:style>
  <w:style w:type="paragraph" w:styleId="Bezodstpw">
    <w:name w:val="No Spacing"/>
    <w:uiPriority w:val="1"/>
    <w:qFormat/>
    <w:rsid w:val="008001E2"/>
    <w:pPr>
      <w:spacing w:after="0" w:line="240" w:lineRule="auto"/>
    </w:pPr>
    <w:rPr>
      <w:rFonts w:eastAsiaTheme="minorEastAsia"/>
      <w:lang w:eastAsia="pl-PL"/>
    </w:rPr>
  </w:style>
  <w:style w:type="paragraph" w:styleId="Nagwekspisutreci">
    <w:name w:val="TOC Heading"/>
    <w:basedOn w:val="Nagwek1"/>
    <w:next w:val="Normalny"/>
    <w:uiPriority w:val="39"/>
    <w:unhideWhenUsed/>
    <w:qFormat/>
    <w:rsid w:val="008A532F"/>
    <w:pPr>
      <w:outlineLvl w:val="9"/>
    </w:pPr>
    <w:rPr>
      <w:lang w:eastAsia="pl-PL"/>
    </w:rPr>
  </w:style>
  <w:style w:type="paragraph" w:styleId="Spistreci1">
    <w:name w:val="toc 1"/>
    <w:basedOn w:val="Normalny"/>
    <w:next w:val="Normalny"/>
    <w:autoRedefine/>
    <w:uiPriority w:val="39"/>
    <w:unhideWhenUsed/>
    <w:rsid w:val="008A532F"/>
    <w:pPr>
      <w:spacing w:after="100"/>
    </w:pPr>
  </w:style>
  <w:style w:type="paragraph" w:styleId="Spistreci2">
    <w:name w:val="toc 2"/>
    <w:basedOn w:val="Normalny"/>
    <w:next w:val="Normalny"/>
    <w:autoRedefine/>
    <w:uiPriority w:val="39"/>
    <w:unhideWhenUsed/>
    <w:rsid w:val="008A532F"/>
    <w:pPr>
      <w:spacing w:after="100"/>
      <w:ind w:left="220"/>
    </w:pPr>
  </w:style>
  <w:style w:type="paragraph" w:styleId="Spistreci3">
    <w:name w:val="toc 3"/>
    <w:basedOn w:val="Normalny"/>
    <w:next w:val="Normalny"/>
    <w:autoRedefine/>
    <w:uiPriority w:val="39"/>
    <w:unhideWhenUsed/>
    <w:rsid w:val="008A532F"/>
    <w:pPr>
      <w:spacing w:after="100"/>
      <w:ind w:left="440"/>
    </w:pPr>
  </w:style>
  <w:style w:type="character" w:styleId="Hipercze">
    <w:name w:val="Hyperlink"/>
    <w:basedOn w:val="Domylnaczcionkaakapitu"/>
    <w:uiPriority w:val="99"/>
    <w:unhideWhenUsed/>
    <w:rsid w:val="008A532F"/>
    <w:rPr>
      <w:color w:val="0000FF" w:themeColor="hyperlink"/>
      <w:u w:val="single"/>
    </w:rPr>
  </w:style>
  <w:style w:type="character" w:customStyle="1" w:styleId="Nagwek4Znak">
    <w:name w:val="Nagłówek 4 Znak"/>
    <w:basedOn w:val="Domylnaczcionkaakapitu"/>
    <w:link w:val="Nagwek4"/>
    <w:uiPriority w:val="9"/>
    <w:rsid w:val="00BA3AE5"/>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BA3AE5"/>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BA3AE5"/>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BA3AE5"/>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BA3AE5"/>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BA3AE5"/>
    <w:rPr>
      <w:rFonts w:asciiTheme="majorHAnsi" w:eastAsiaTheme="majorEastAsia" w:hAnsiTheme="majorHAnsi" w:cstheme="majorBidi"/>
      <w:i/>
      <w:iCs/>
      <w:color w:val="404040" w:themeColor="text1" w:themeTint="BF"/>
      <w:sz w:val="20"/>
      <w:szCs w:val="20"/>
    </w:rPr>
  </w:style>
  <w:style w:type="paragraph" w:styleId="Cytat">
    <w:name w:val="Quote"/>
    <w:basedOn w:val="Normalny"/>
    <w:next w:val="Normalny"/>
    <w:link w:val="CytatZnak"/>
    <w:uiPriority w:val="29"/>
    <w:qFormat/>
    <w:rsid w:val="00132F4C"/>
    <w:rPr>
      <w:i/>
      <w:iCs/>
      <w:color w:val="000000" w:themeColor="text1"/>
    </w:rPr>
  </w:style>
  <w:style w:type="character" w:customStyle="1" w:styleId="CytatZnak">
    <w:name w:val="Cytat Znak"/>
    <w:basedOn w:val="Domylnaczcionkaakapitu"/>
    <w:link w:val="Cytat"/>
    <w:uiPriority w:val="29"/>
    <w:rsid w:val="00132F4C"/>
    <w:rPr>
      <w:rFonts w:ascii="Times New Roman" w:hAnsi="Times New Roman" w:cs="Times New Roman"/>
      <w:i/>
      <w:iCs/>
      <w:color w:val="000000" w:themeColor="text1"/>
      <w:sz w:val="24"/>
      <w:szCs w:val="24"/>
    </w:rPr>
  </w:style>
  <w:style w:type="paragraph" w:styleId="Podtytu">
    <w:name w:val="Subtitle"/>
    <w:basedOn w:val="Normalny"/>
    <w:next w:val="Normalny"/>
    <w:link w:val="PodtytuZnak"/>
    <w:uiPriority w:val="11"/>
    <w:qFormat/>
    <w:rsid w:val="001D45E5"/>
    <w:pPr>
      <w:numPr>
        <w:ilvl w:val="1"/>
      </w:numPr>
      <w:ind w:firstLine="432"/>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1D45E5"/>
    <w:rPr>
      <w:rFonts w:asciiTheme="majorHAnsi" w:eastAsiaTheme="majorEastAsia" w:hAnsiTheme="majorHAnsi" w:cstheme="majorBidi"/>
      <w:i/>
      <w:iCs/>
      <w:color w:val="4F81BD" w:themeColor="accent1"/>
      <w:spacing w:val="15"/>
      <w:sz w:val="24"/>
      <w:szCs w:val="24"/>
    </w:rPr>
  </w:style>
  <w:style w:type="paragraph" w:styleId="Tekstprzypisudolnego">
    <w:name w:val="footnote text"/>
    <w:basedOn w:val="Normalny"/>
    <w:link w:val="TekstprzypisudolnegoZnak"/>
    <w:uiPriority w:val="99"/>
    <w:semiHidden/>
    <w:unhideWhenUsed/>
    <w:rsid w:val="00965D9D"/>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965D9D"/>
    <w:rPr>
      <w:rFonts w:ascii="Times New Roman" w:hAnsi="Times New Roman" w:cs="Times New Roman"/>
      <w:sz w:val="20"/>
      <w:szCs w:val="20"/>
    </w:rPr>
  </w:style>
  <w:style w:type="character" w:styleId="Odwoanieprzypisudolnego">
    <w:name w:val="footnote reference"/>
    <w:basedOn w:val="Domylnaczcionkaakapitu"/>
    <w:uiPriority w:val="99"/>
    <w:semiHidden/>
    <w:unhideWhenUsed/>
    <w:rsid w:val="00965D9D"/>
    <w:rPr>
      <w:vertAlign w:val="superscript"/>
    </w:rPr>
  </w:style>
  <w:style w:type="paragraph" w:styleId="HTML-wstpniesformatowany">
    <w:name w:val="HTML Preformatted"/>
    <w:basedOn w:val="Normalny"/>
    <w:link w:val="HTML-wstpniesformatowanyZnak"/>
    <w:uiPriority w:val="99"/>
    <w:semiHidden/>
    <w:unhideWhenUsed/>
    <w:rsid w:val="00B0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B079E2"/>
    <w:rPr>
      <w:rFonts w:ascii="Courier New" w:eastAsia="Times New Roman" w:hAnsi="Courier New" w:cs="Courier New"/>
      <w:sz w:val="20"/>
      <w:szCs w:val="20"/>
      <w:lang w:eastAsia="pl-PL"/>
    </w:rPr>
  </w:style>
  <w:style w:type="table" w:styleId="Tabela-Siatka">
    <w:name w:val="Table Grid"/>
    <w:basedOn w:val="Standardowy"/>
    <w:uiPriority w:val="59"/>
    <w:rsid w:val="00AD70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Kolorowalistaakcent4">
    <w:name w:val="Colorful List Accent 4"/>
    <w:basedOn w:val="Standardowy"/>
    <w:uiPriority w:val="72"/>
    <w:rsid w:val="00AD70A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character" w:styleId="Odwoaniedokomentarza">
    <w:name w:val="annotation reference"/>
    <w:basedOn w:val="Domylnaczcionkaakapitu"/>
    <w:uiPriority w:val="99"/>
    <w:semiHidden/>
    <w:unhideWhenUsed/>
    <w:rsid w:val="00855588"/>
    <w:rPr>
      <w:sz w:val="16"/>
      <w:szCs w:val="16"/>
    </w:rPr>
  </w:style>
  <w:style w:type="paragraph" w:styleId="Tekstkomentarza">
    <w:name w:val="annotation text"/>
    <w:basedOn w:val="Normalny"/>
    <w:link w:val="TekstkomentarzaZnak"/>
    <w:uiPriority w:val="99"/>
    <w:semiHidden/>
    <w:unhideWhenUsed/>
    <w:rsid w:val="0085558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55588"/>
    <w:rPr>
      <w:rFonts w:ascii="Times New Roman" w:hAnsi="Times New Roman" w:cs="Times New Roman"/>
      <w:sz w:val="20"/>
      <w:szCs w:val="20"/>
    </w:rPr>
  </w:style>
  <w:style w:type="paragraph" w:styleId="Tematkomentarza">
    <w:name w:val="annotation subject"/>
    <w:basedOn w:val="Tekstkomentarza"/>
    <w:next w:val="Tekstkomentarza"/>
    <w:link w:val="TematkomentarzaZnak"/>
    <w:uiPriority w:val="99"/>
    <w:semiHidden/>
    <w:unhideWhenUsed/>
    <w:rsid w:val="00855588"/>
    <w:rPr>
      <w:b/>
      <w:bCs/>
    </w:rPr>
  </w:style>
  <w:style w:type="character" w:customStyle="1" w:styleId="TematkomentarzaZnak">
    <w:name w:val="Temat komentarza Znak"/>
    <w:basedOn w:val="TekstkomentarzaZnak"/>
    <w:link w:val="Tematkomentarza"/>
    <w:uiPriority w:val="99"/>
    <w:semiHidden/>
    <w:rsid w:val="00855588"/>
    <w:rPr>
      <w:rFonts w:ascii="Times New Roman" w:hAnsi="Times New Roman" w:cs="Times New Roman"/>
      <w:b/>
      <w:bCs/>
      <w:sz w:val="20"/>
      <w:szCs w:val="20"/>
    </w:rPr>
  </w:style>
  <w:style w:type="character" w:styleId="UyteHipercze">
    <w:name w:val="FollowedHyperlink"/>
    <w:basedOn w:val="Domylnaczcionkaakapitu"/>
    <w:uiPriority w:val="99"/>
    <w:semiHidden/>
    <w:unhideWhenUsed/>
    <w:rsid w:val="00B831D0"/>
    <w:rPr>
      <w:color w:val="800080" w:themeColor="followedHyperlink"/>
      <w:u w:val="single"/>
    </w:rPr>
  </w:style>
  <w:style w:type="paragraph" w:styleId="Poprawka">
    <w:name w:val="Revision"/>
    <w:hidden/>
    <w:uiPriority w:val="99"/>
    <w:semiHidden/>
    <w:rsid w:val="00E91EDF"/>
    <w:pPr>
      <w:spacing w:after="0"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A366C"/>
    <w:pPr>
      <w:spacing w:line="360" w:lineRule="auto"/>
      <w:ind w:firstLine="432"/>
      <w:jc w:val="both"/>
    </w:pPr>
    <w:rPr>
      <w:rFonts w:ascii="Times New Roman" w:hAnsi="Times New Roman" w:cs="Times New Roman"/>
      <w:sz w:val="24"/>
      <w:szCs w:val="24"/>
    </w:rPr>
  </w:style>
  <w:style w:type="paragraph" w:styleId="Nagwek1">
    <w:name w:val="heading 1"/>
    <w:basedOn w:val="Normalny"/>
    <w:next w:val="Normalny"/>
    <w:link w:val="Nagwek1Znak"/>
    <w:uiPriority w:val="9"/>
    <w:qFormat/>
    <w:rsid w:val="00BA3AE5"/>
    <w:pPr>
      <w:keepNext/>
      <w:keepLines/>
      <w:numPr>
        <w:numId w:val="4"/>
      </w:numPr>
      <w:spacing w:before="480" w:after="0"/>
      <w:outlineLvl w:val="0"/>
    </w:pPr>
    <w:rPr>
      <w:rFonts w:eastAsiaTheme="majorEastAsia"/>
      <w:b/>
      <w:bCs/>
      <w:sz w:val="28"/>
      <w:szCs w:val="28"/>
    </w:rPr>
  </w:style>
  <w:style w:type="paragraph" w:styleId="Nagwek2">
    <w:name w:val="heading 2"/>
    <w:basedOn w:val="Normalny"/>
    <w:next w:val="Normalny"/>
    <w:link w:val="Nagwek2Znak"/>
    <w:uiPriority w:val="9"/>
    <w:unhideWhenUsed/>
    <w:qFormat/>
    <w:rsid w:val="00BA3AE5"/>
    <w:pPr>
      <w:keepNext/>
      <w:keepLines/>
      <w:numPr>
        <w:ilvl w:val="1"/>
        <w:numId w:val="4"/>
      </w:numPr>
      <w:spacing w:before="200" w:after="0"/>
      <w:outlineLvl w:val="1"/>
    </w:pPr>
    <w:rPr>
      <w:rFonts w:eastAsiaTheme="majorEastAsia" w:cstheme="majorBidi"/>
      <w:b/>
      <w:bCs/>
      <w:sz w:val="28"/>
      <w:szCs w:val="26"/>
    </w:rPr>
  </w:style>
  <w:style w:type="paragraph" w:styleId="Nagwek3">
    <w:name w:val="heading 3"/>
    <w:basedOn w:val="Normalny"/>
    <w:next w:val="Normalny"/>
    <w:link w:val="Nagwek3Znak"/>
    <w:uiPriority w:val="9"/>
    <w:unhideWhenUsed/>
    <w:qFormat/>
    <w:rsid w:val="00BA3AE5"/>
    <w:pPr>
      <w:keepNext/>
      <w:keepLines/>
      <w:numPr>
        <w:ilvl w:val="2"/>
        <w:numId w:val="4"/>
      </w:numPr>
      <w:spacing w:before="200" w:after="0"/>
      <w:outlineLvl w:val="2"/>
    </w:pPr>
    <w:rPr>
      <w:rFonts w:eastAsiaTheme="majorEastAsia" w:cstheme="majorBidi"/>
      <w:b/>
      <w:bCs/>
      <w:sz w:val="28"/>
    </w:rPr>
  </w:style>
  <w:style w:type="paragraph" w:styleId="Nagwek4">
    <w:name w:val="heading 4"/>
    <w:basedOn w:val="Normalny"/>
    <w:next w:val="Normalny"/>
    <w:link w:val="Nagwek4Znak"/>
    <w:uiPriority w:val="9"/>
    <w:unhideWhenUsed/>
    <w:qFormat/>
    <w:rsid w:val="00BA3AE5"/>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BA3AE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BA3AE5"/>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BA3AE5"/>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BA3AE5"/>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BA3AE5"/>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kocowego">
    <w:name w:val="endnote text"/>
    <w:basedOn w:val="Normalny"/>
    <w:link w:val="TekstprzypisukocowegoZnak"/>
    <w:uiPriority w:val="99"/>
    <w:semiHidden/>
    <w:unhideWhenUsed/>
    <w:rsid w:val="0014642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642D"/>
    <w:rPr>
      <w:sz w:val="20"/>
      <w:szCs w:val="20"/>
    </w:rPr>
  </w:style>
  <w:style w:type="character" w:styleId="Odwoanieprzypisukocowego">
    <w:name w:val="endnote reference"/>
    <w:basedOn w:val="Domylnaczcionkaakapitu"/>
    <w:uiPriority w:val="99"/>
    <w:semiHidden/>
    <w:unhideWhenUsed/>
    <w:rsid w:val="0014642D"/>
    <w:rPr>
      <w:vertAlign w:val="superscript"/>
    </w:rPr>
  </w:style>
  <w:style w:type="character" w:customStyle="1" w:styleId="apple-converted-space">
    <w:name w:val="apple-converted-space"/>
    <w:basedOn w:val="Domylnaczcionkaakapitu"/>
    <w:rsid w:val="00EE66E5"/>
  </w:style>
  <w:style w:type="paragraph" w:styleId="Nagwek">
    <w:name w:val="header"/>
    <w:basedOn w:val="Normalny"/>
    <w:link w:val="NagwekZnak"/>
    <w:uiPriority w:val="99"/>
    <w:unhideWhenUsed/>
    <w:rsid w:val="003531A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531A3"/>
  </w:style>
  <w:style w:type="paragraph" w:styleId="Stopka">
    <w:name w:val="footer"/>
    <w:basedOn w:val="Normalny"/>
    <w:link w:val="StopkaZnak"/>
    <w:uiPriority w:val="99"/>
    <w:unhideWhenUsed/>
    <w:rsid w:val="003531A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531A3"/>
  </w:style>
  <w:style w:type="paragraph" w:styleId="Legenda">
    <w:name w:val="caption"/>
    <w:basedOn w:val="Normalny"/>
    <w:next w:val="Normalny"/>
    <w:uiPriority w:val="35"/>
    <w:unhideWhenUsed/>
    <w:qFormat/>
    <w:rsid w:val="00580A06"/>
    <w:pPr>
      <w:spacing w:line="240" w:lineRule="auto"/>
    </w:pPr>
    <w:rPr>
      <w:b/>
      <w:bCs/>
      <w:color w:val="4F81BD" w:themeColor="accent1"/>
      <w:sz w:val="18"/>
      <w:szCs w:val="18"/>
    </w:rPr>
  </w:style>
  <w:style w:type="paragraph" w:styleId="Akapitzlist">
    <w:name w:val="List Paragraph"/>
    <w:basedOn w:val="Normalny"/>
    <w:uiPriority w:val="34"/>
    <w:qFormat/>
    <w:rsid w:val="00793C2A"/>
    <w:pPr>
      <w:ind w:left="720"/>
      <w:contextualSpacing/>
    </w:pPr>
  </w:style>
  <w:style w:type="character" w:customStyle="1" w:styleId="Nagwek1Znak">
    <w:name w:val="Nagłówek 1 Znak"/>
    <w:basedOn w:val="Domylnaczcionkaakapitu"/>
    <w:link w:val="Nagwek1"/>
    <w:uiPriority w:val="9"/>
    <w:rsid w:val="00BA3AE5"/>
    <w:rPr>
      <w:rFonts w:ascii="Times New Roman" w:eastAsiaTheme="majorEastAsia" w:hAnsi="Times New Roman" w:cs="Times New Roman"/>
      <w:b/>
      <w:bCs/>
      <w:sz w:val="28"/>
      <w:szCs w:val="28"/>
    </w:rPr>
  </w:style>
  <w:style w:type="character" w:customStyle="1" w:styleId="Nagwek2Znak">
    <w:name w:val="Nagłówek 2 Znak"/>
    <w:basedOn w:val="Domylnaczcionkaakapitu"/>
    <w:link w:val="Nagwek2"/>
    <w:uiPriority w:val="9"/>
    <w:rsid w:val="00BA3AE5"/>
    <w:rPr>
      <w:rFonts w:ascii="Times New Roman" w:eastAsiaTheme="majorEastAsia" w:hAnsi="Times New Roman" w:cstheme="majorBidi"/>
      <w:b/>
      <w:bCs/>
      <w:sz w:val="28"/>
      <w:szCs w:val="26"/>
    </w:rPr>
  </w:style>
  <w:style w:type="character" w:styleId="Tekstzastpczy">
    <w:name w:val="Placeholder Text"/>
    <w:basedOn w:val="Domylnaczcionkaakapitu"/>
    <w:uiPriority w:val="99"/>
    <w:semiHidden/>
    <w:rsid w:val="00893FEA"/>
    <w:rPr>
      <w:color w:val="808080"/>
    </w:rPr>
  </w:style>
  <w:style w:type="paragraph" w:styleId="Tekstdymka">
    <w:name w:val="Balloon Text"/>
    <w:basedOn w:val="Normalny"/>
    <w:link w:val="TekstdymkaZnak"/>
    <w:uiPriority w:val="99"/>
    <w:semiHidden/>
    <w:unhideWhenUsed/>
    <w:rsid w:val="00893FE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93FEA"/>
    <w:rPr>
      <w:rFonts w:ascii="Tahoma" w:hAnsi="Tahoma" w:cs="Tahoma"/>
      <w:sz w:val="16"/>
      <w:szCs w:val="16"/>
    </w:rPr>
  </w:style>
  <w:style w:type="character" w:customStyle="1" w:styleId="Nagwek3Znak">
    <w:name w:val="Nagłówek 3 Znak"/>
    <w:basedOn w:val="Domylnaczcionkaakapitu"/>
    <w:link w:val="Nagwek3"/>
    <w:uiPriority w:val="9"/>
    <w:rsid w:val="00BA3AE5"/>
    <w:rPr>
      <w:rFonts w:ascii="Times New Roman" w:eastAsiaTheme="majorEastAsia" w:hAnsi="Times New Roman" w:cstheme="majorBidi"/>
      <w:b/>
      <w:bCs/>
      <w:sz w:val="28"/>
    </w:rPr>
  </w:style>
  <w:style w:type="paragraph" w:styleId="Bezodstpw">
    <w:name w:val="No Spacing"/>
    <w:uiPriority w:val="1"/>
    <w:qFormat/>
    <w:rsid w:val="008001E2"/>
    <w:pPr>
      <w:spacing w:after="0" w:line="240" w:lineRule="auto"/>
    </w:pPr>
    <w:rPr>
      <w:rFonts w:eastAsiaTheme="minorEastAsia"/>
      <w:lang w:eastAsia="pl-PL"/>
    </w:rPr>
  </w:style>
  <w:style w:type="paragraph" w:styleId="Nagwekspisutreci">
    <w:name w:val="TOC Heading"/>
    <w:basedOn w:val="Nagwek1"/>
    <w:next w:val="Normalny"/>
    <w:uiPriority w:val="39"/>
    <w:unhideWhenUsed/>
    <w:qFormat/>
    <w:rsid w:val="008A532F"/>
    <w:pPr>
      <w:outlineLvl w:val="9"/>
    </w:pPr>
    <w:rPr>
      <w:lang w:eastAsia="pl-PL"/>
    </w:rPr>
  </w:style>
  <w:style w:type="paragraph" w:styleId="Spistreci1">
    <w:name w:val="toc 1"/>
    <w:basedOn w:val="Normalny"/>
    <w:next w:val="Normalny"/>
    <w:autoRedefine/>
    <w:uiPriority w:val="39"/>
    <w:unhideWhenUsed/>
    <w:rsid w:val="008A532F"/>
    <w:pPr>
      <w:spacing w:after="100"/>
    </w:pPr>
  </w:style>
  <w:style w:type="paragraph" w:styleId="Spistreci2">
    <w:name w:val="toc 2"/>
    <w:basedOn w:val="Normalny"/>
    <w:next w:val="Normalny"/>
    <w:autoRedefine/>
    <w:uiPriority w:val="39"/>
    <w:unhideWhenUsed/>
    <w:rsid w:val="008A532F"/>
    <w:pPr>
      <w:spacing w:after="100"/>
      <w:ind w:left="220"/>
    </w:pPr>
  </w:style>
  <w:style w:type="paragraph" w:styleId="Spistreci3">
    <w:name w:val="toc 3"/>
    <w:basedOn w:val="Normalny"/>
    <w:next w:val="Normalny"/>
    <w:autoRedefine/>
    <w:uiPriority w:val="39"/>
    <w:unhideWhenUsed/>
    <w:rsid w:val="008A532F"/>
    <w:pPr>
      <w:spacing w:after="100"/>
      <w:ind w:left="440"/>
    </w:pPr>
  </w:style>
  <w:style w:type="character" w:styleId="Hipercze">
    <w:name w:val="Hyperlink"/>
    <w:basedOn w:val="Domylnaczcionkaakapitu"/>
    <w:uiPriority w:val="99"/>
    <w:unhideWhenUsed/>
    <w:rsid w:val="008A532F"/>
    <w:rPr>
      <w:color w:val="0000FF" w:themeColor="hyperlink"/>
      <w:u w:val="single"/>
    </w:rPr>
  </w:style>
  <w:style w:type="character" w:customStyle="1" w:styleId="Nagwek4Znak">
    <w:name w:val="Nagłówek 4 Znak"/>
    <w:basedOn w:val="Domylnaczcionkaakapitu"/>
    <w:link w:val="Nagwek4"/>
    <w:uiPriority w:val="9"/>
    <w:rsid w:val="00BA3AE5"/>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BA3AE5"/>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BA3AE5"/>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BA3AE5"/>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BA3AE5"/>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BA3AE5"/>
    <w:rPr>
      <w:rFonts w:asciiTheme="majorHAnsi" w:eastAsiaTheme="majorEastAsia" w:hAnsiTheme="majorHAnsi" w:cstheme="majorBidi"/>
      <w:i/>
      <w:iCs/>
      <w:color w:val="404040" w:themeColor="text1" w:themeTint="BF"/>
      <w:sz w:val="20"/>
      <w:szCs w:val="20"/>
    </w:rPr>
  </w:style>
  <w:style w:type="paragraph" w:styleId="Cytat">
    <w:name w:val="Quote"/>
    <w:basedOn w:val="Normalny"/>
    <w:next w:val="Normalny"/>
    <w:link w:val="CytatZnak"/>
    <w:uiPriority w:val="29"/>
    <w:qFormat/>
    <w:rsid w:val="00132F4C"/>
    <w:rPr>
      <w:i/>
      <w:iCs/>
      <w:color w:val="000000" w:themeColor="text1"/>
    </w:rPr>
  </w:style>
  <w:style w:type="character" w:customStyle="1" w:styleId="CytatZnak">
    <w:name w:val="Cytat Znak"/>
    <w:basedOn w:val="Domylnaczcionkaakapitu"/>
    <w:link w:val="Cytat"/>
    <w:uiPriority w:val="29"/>
    <w:rsid w:val="00132F4C"/>
    <w:rPr>
      <w:rFonts w:ascii="Times New Roman" w:hAnsi="Times New Roman" w:cs="Times New Roman"/>
      <w:i/>
      <w:iCs/>
      <w:color w:val="000000" w:themeColor="text1"/>
      <w:sz w:val="24"/>
      <w:szCs w:val="24"/>
    </w:rPr>
  </w:style>
  <w:style w:type="paragraph" w:styleId="Podtytu">
    <w:name w:val="Subtitle"/>
    <w:basedOn w:val="Normalny"/>
    <w:next w:val="Normalny"/>
    <w:link w:val="PodtytuZnak"/>
    <w:uiPriority w:val="11"/>
    <w:qFormat/>
    <w:rsid w:val="001D45E5"/>
    <w:pPr>
      <w:numPr>
        <w:ilvl w:val="1"/>
      </w:numPr>
      <w:ind w:firstLine="432"/>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1D45E5"/>
    <w:rPr>
      <w:rFonts w:asciiTheme="majorHAnsi" w:eastAsiaTheme="majorEastAsia" w:hAnsiTheme="majorHAnsi" w:cstheme="majorBidi"/>
      <w:i/>
      <w:iCs/>
      <w:color w:val="4F81BD" w:themeColor="accent1"/>
      <w:spacing w:val="15"/>
      <w:sz w:val="24"/>
      <w:szCs w:val="24"/>
    </w:rPr>
  </w:style>
  <w:style w:type="paragraph" w:styleId="Tekstprzypisudolnego">
    <w:name w:val="footnote text"/>
    <w:basedOn w:val="Normalny"/>
    <w:link w:val="TekstprzypisudolnegoZnak"/>
    <w:uiPriority w:val="99"/>
    <w:semiHidden/>
    <w:unhideWhenUsed/>
    <w:rsid w:val="00965D9D"/>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965D9D"/>
    <w:rPr>
      <w:rFonts w:ascii="Times New Roman" w:hAnsi="Times New Roman" w:cs="Times New Roman"/>
      <w:sz w:val="20"/>
      <w:szCs w:val="20"/>
    </w:rPr>
  </w:style>
  <w:style w:type="character" w:styleId="Odwoanieprzypisudolnego">
    <w:name w:val="footnote reference"/>
    <w:basedOn w:val="Domylnaczcionkaakapitu"/>
    <w:uiPriority w:val="99"/>
    <w:semiHidden/>
    <w:unhideWhenUsed/>
    <w:rsid w:val="00965D9D"/>
    <w:rPr>
      <w:vertAlign w:val="superscript"/>
    </w:rPr>
  </w:style>
  <w:style w:type="paragraph" w:styleId="HTML-wstpniesformatowany">
    <w:name w:val="HTML Preformatted"/>
    <w:basedOn w:val="Normalny"/>
    <w:link w:val="HTML-wstpniesformatowanyZnak"/>
    <w:uiPriority w:val="99"/>
    <w:semiHidden/>
    <w:unhideWhenUsed/>
    <w:rsid w:val="00B0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B079E2"/>
    <w:rPr>
      <w:rFonts w:ascii="Courier New" w:eastAsia="Times New Roman" w:hAnsi="Courier New" w:cs="Courier New"/>
      <w:sz w:val="20"/>
      <w:szCs w:val="20"/>
      <w:lang w:eastAsia="pl-PL"/>
    </w:rPr>
  </w:style>
  <w:style w:type="table" w:styleId="Tabela-Siatka">
    <w:name w:val="Table Grid"/>
    <w:basedOn w:val="Standardowy"/>
    <w:uiPriority w:val="59"/>
    <w:rsid w:val="00AD70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Kolorowalistaakcent4">
    <w:name w:val="Colorful List Accent 4"/>
    <w:basedOn w:val="Standardowy"/>
    <w:uiPriority w:val="72"/>
    <w:rsid w:val="00AD70A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character" w:styleId="Odwoaniedokomentarza">
    <w:name w:val="annotation reference"/>
    <w:basedOn w:val="Domylnaczcionkaakapitu"/>
    <w:uiPriority w:val="99"/>
    <w:semiHidden/>
    <w:unhideWhenUsed/>
    <w:rsid w:val="00855588"/>
    <w:rPr>
      <w:sz w:val="16"/>
      <w:szCs w:val="16"/>
    </w:rPr>
  </w:style>
  <w:style w:type="paragraph" w:styleId="Tekstkomentarza">
    <w:name w:val="annotation text"/>
    <w:basedOn w:val="Normalny"/>
    <w:link w:val="TekstkomentarzaZnak"/>
    <w:uiPriority w:val="99"/>
    <w:semiHidden/>
    <w:unhideWhenUsed/>
    <w:rsid w:val="0085558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55588"/>
    <w:rPr>
      <w:rFonts w:ascii="Times New Roman" w:hAnsi="Times New Roman" w:cs="Times New Roman"/>
      <w:sz w:val="20"/>
      <w:szCs w:val="20"/>
    </w:rPr>
  </w:style>
  <w:style w:type="paragraph" w:styleId="Tematkomentarza">
    <w:name w:val="annotation subject"/>
    <w:basedOn w:val="Tekstkomentarza"/>
    <w:next w:val="Tekstkomentarza"/>
    <w:link w:val="TematkomentarzaZnak"/>
    <w:uiPriority w:val="99"/>
    <w:semiHidden/>
    <w:unhideWhenUsed/>
    <w:rsid w:val="00855588"/>
    <w:rPr>
      <w:b/>
      <w:bCs/>
    </w:rPr>
  </w:style>
  <w:style w:type="character" w:customStyle="1" w:styleId="TematkomentarzaZnak">
    <w:name w:val="Temat komentarza Znak"/>
    <w:basedOn w:val="TekstkomentarzaZnak"/>
    <w:link w:val="Tematkomentarza"/>
    <w:uiPriority w:val="99"/>
    <w:semiHidden/>
    <w:rsid w:val="00855588"/>
    <w:rPr>
      <w:rFonts w:ascii="Times New Roman" w:hAnsi="Times New Roman" w:cs="Times New Roman"/>
      <w:b/>
      <w:bCs/>
      <w:sz w:val="20"/>
      <w:szCs w:val="20"/>
    </w:rPr>
  </w:style>
  <w:style w:type="character" w:styleId="UyteHipercze">
    <w:name w:val="FollowedHyperlink"/>
    <w:basedOn w:val="Domylnaczcionkaakapitu"/>
    <w:uiPriority w:val="99"/>
    <w:semiHidden/>
    <w:unhideWhenUsed/>
    <w:rsid w:val="00B831D0"/>
    <w:rPr>
      <w:color w:val="800080" w:themeColor="followedHyperlink"/>
      <w:u w:val="single"/>
    </w:rPr>
  </w:style>
  <w:style w:type="paragraph" w:styleId="Poprawka">
    <w:name w:val="Revision"/>
    <w:hidden/>
    <w:uiPriority w:val="99"/>
    <w:semiHidden/>
    <w:rsid w:val="00E91EDF"/>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965767">
      <w:bodyDiv w:val="1"/>
      <w:marLeft w:val="0"/>
      <w:marRight w:val="0"/>
      <w:marTop w:val="0"/>
      <w:marBottom w:val="0"/>
      <w:divBdr>
        <w:top w:val="none" w:sz="0" w:space="0" w:color="auto"/>
        <w:left w:val="none" w:sz="0" w:space="0" w:color="auto"/>
        <w:bottom w:val="none" w:sz="0" w:space="0" w:color="auto"/>
        <w:right w:val="none" w:sz="0" w:space="0" w:color="auto"/>
      </w:divBdr>
    </w:div>
    <w:div w:id="818884513">
      <w:bodyDiv w:val="1"/>
      <w:marLeft w:val="0"/>
      <w:marRight w:val="0"/>
      <w:marTop w:val="0"/>
      <w:marBottom w:val="0"/>
      <w:divBdr>
        <w:top w:val="none" w:sz="0" w:space="0" w:color="auto"/>
        <w:left w:val="none" w:sz="0" w:space="0" w:color="auto"/>
        <w:bottom w:val="none" w:sz="0" w:space="0" w:color="auto"/>
        <w:right w:val="none" w:sz="0" w:space="0" w:color="auto"/>
      </w:divBdr>
    </w:div>
    <w:div w:id="994603346">
      <w:bodyDiv w:val="1"/>
      <w:marLeft w:val="0"/>
      <w:marRight w:val="0"/>
      <w:marTop w:val="0"/>
      <w:marBottom w:val="0"/>
      <w:divBdr>
        <w:top w:val="none" w:sz="0" w:space="0" w:color="auto"/>
        <w:left w:val="none" w:sz="0" w:space="0" w:color="auto"/>
        <w:bottom w:val="none" w:sz="0" w:space="0" w:color="auto"/>
        <w:right w:val="none" w:sz="0" w:space="0" w:color="auto"/>
      </w:divBdr>
    </w:div>
    <w:div w:id="1344700349">
      <w:bodyDiv w:val="1"/>
      <w:marLeft w:val="0"/>
      <w:marRight w:val="0"/>
      <w:marTop w:val="0"/>
      <w:marBottom w:val="0"/>
      <w:divBdr>
        <w:top w:val="none" w:sz="0" w:space="0" w:color="auto"/>
        <w:left w:val="none" w:sz="0" w:space="0" w:color="auto"/>
        <w:bottom w:val="none" w:sz="0" w:space="0" w:color="auto"/>
        <w:right w:val="none" w:sz="0" w:space="0" w:color="auto"/>
      </w:divBdr>
    </w:div>
    <w:div w:id="1465536498">
      <w:bodyDiv w:val="1"/>
      <w:marLeft w:val="0"/>
      <w:marRight w:val="0"/>
      <w:marTop w:val="0"/>
      <w:marBottom w:val="0"/>
      <w:divBdr>
        <w:top w:val="none" w:sz="0" w:space="0" w:color="auto"/>
        <w:left w:val="none" w:sz="0" w:space="0" w:color="auto"/>
        <w:bottom w:val="none" w:sz="0" w:space="0" w:color="auto"/>
        <w:right w:val="none" w:sz="0" w:space="0" w:color="auto"/>
      </w:divBdr>
    </w:div>
    <w:div w:id="1575823519">
      <w:bodyDiv w:val="1"/>
      <w:marLeft w:val="0"/>
      <w:marRight w:val="0"/>
      <w:marTop w:val="0"/>
      <w:marBottom w:val="0"/>
      <w:divBdr>
        <w:top w:val="none" w:sz="0" w:space="0" w:color="auto"/>
        <w:left w:val="none" w:sz="0" w:space="0" w:color="auto"/>
        <w:bottom w:val="none" w:sz="0" w:space="0" w:color="auto"/>
        <w:right w:val="none" w:sz="0" w:space="0" w:color="auto"/>
      </w:divBdr>
    </w:div>
    <w:div w:id="1947620390">
      <w:bodyDiv w:val="1"/>
      <w:marLeft w:val="0"/>
      <w:marRight w:val="0"/>
      <w:marTop w:val="0"/>
      <w:marBottom w:val="0"/>
      <w:divBdr>
        <w:top w:val="none" w:sz="0" w:space="0" w:color="auto"/>
        <w:left w:val="none" w:sz="0" w:space="0" w:color="auto"/>
        <w:bottom w:val="none" w:sz="0" w:space="0" w:color="auto"/>
        <w:right w:val="none" w:sz="0" w:space="0" w:color="auto"/>
      </w:divBdr>
    </w:div>
    <w:div w:id="1968855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9.xml"/><Relationship Id="rId21" Type="http://schemas.openxmlformats.org/officeDocument/2006/relationships/image" Target="media/image13.emf"/><Relationship Id="rId34" Type="http://schemas.openxmlformats.org/officeDocument/2006/relationships/chart" Target="charts/chart4.xml"/><Relationship Id="rId42" Type="http://schemas.openxmlformats.org/officeDocument/2006/relationships/hyperlink" Target="http://bitsavers.trailing-edge.com/pdf/ict_icl/1900/brochures/1904_Central_Processor_Sep64.pdf" TargetMode="External"/><Relationship Id="rId47" Type="http://schemas.openxmlformats.org/officeDocument/2006/relationships/hyperlink" Target="http://www.open-std.org/jtc1/sc22/wg21/docs/papers/2011/n3242.pdf"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chart" Target="charts/chart2.xml"/><Relationship Id="rId37" Type="http://schemas.openxmlformats.org/officeDocument/2006/relationships/chart" Target="charts/chart7.xml"/><Relationship Id="rId40" Type="http://schemas.openxmlformats.org/officeDocument/2006/relationships/chart" Target="charts/chart10.xml"/><Relationship Id="rId45" Type="http://schemas.openxmlformats.org/officeDocument/2006/relationships/hyperlink" Target="http://www.nvidia.com/docs/IO/105880/DS-Tesla-M-Class-Aug11.pd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hart" Target="charts/chart6.xml"/><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chart" Target="charts/chart1.xml"/><Relationship Id="rId44" Type="http://schemas.openxmlformats.org/officeDocument/2006/relationships/hyperlink" Target="http://www.nvidia.com/docs/IO/43395/Tesla-M2090-Board-Specification.pdf" TargetMode="External"/><Relationship Id="rId52"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5.xml"/><Relationship Id="rId43" Type="http://schemas.openxmlformats.org/officeDocument/2006/relationships/hyperlink" Target="http://www.khronos.org/conformance/adopters/conformant-products" TargetMode="External"/><Relationship Id="rId48" Type="http://schemas.openxmlformats.org/officeDocument/2006/relationships/footer" Target="footer1.xml"/><Relationship Id="rId8" Type="http://schemas.openxmlformats.org/officeDocument/2006/relationships/endnotes" Target="endnotes.xml"/><Relationship Id="rId51"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3.xml"/><Relationship Id="rId38" Type="http://schemas.openxmlformats.org/officeDocument/2006/relationships/chart" Target="charts/chart8.xml"/><Relationship Id="rId46" Type="http://schemas.openxmlformats.org/officeDocument/2006/relationships/hyperlink" Target="http://www.khronos.org/registry/cl/specs/opencl-1.0.48.pdf" TargetMode="External"/><Relationship Id="rId20" Type="http://schemas.openxmlformats.org/officeDocument/2006/relationships/image" Target="media/image12.png"/><Relationship Id="rId41" Type="http://schemas.openxmlformats.org/officeDocument/2006/relationships/chart" Target="charts/chart1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www.icm.edu.pl/kdm/Numeryka:_Macierzy" TargetMode="External"/><Relationship Id="rId7" Type="http://schemas.openxmlformats.org/officeDocument/2006/relationships/hyperlink" Target="http://www.geforce.com/hardware/desktop-gpus/geforce-gtx-550ti/specifications" TargetMode="External"/><Relationship Id="rId2" Type="http://schemas.openxmlformats.org/officeDocument/2006/relationships/hyperlink" Target="http://icis.pcz.czest.pl/~roman/mat_dyd/prz_rown/mac_rzadkie/4_2.html" TargetMode="External"/><Relationship Id="rId1" Type="http://schemas.openxmlformats.org/officeDocument/2006/relationships/hyperlink" Target="http://icis.pcz.czest.pl/~roman/mat_dyd/prz_rown/mac_rzadkie/4_2.html" TargetMode="External"/><Relationship Id="rId6" Type="http://schemas.openxmlformats.org/officeDocument/2006/relationships/hyperlink" Target="http://www.boost.org/doc/libs/1_52_0/libs/numeric/ublas/doc/matrix_sparse.htm" TargetMode="External"/><Relationship Id="rId5" Type="http://schemas.openxmlformats.org/officeDocument/2006/relationships/hyperlink" Target="http://www.khronos.org/registry/cl/sdk/1.2/docs/man/xhtml/atomic_cmpxchg.html" TargetMode="External"/><Relationship Id="rId4" Type="http://schemas.openxmlformats.org/officeDocument/2006/relationships/hyperlink" Target="http://www.realworldtech.com/nehalem/2/"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Pawel\Documents\AGH\_thesis\engths2013\praca\DP.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Czas</a:t>
            </a:r>
            <a:r>
              <a:rPr lang="pl-PL" baseline="0"/>
              <a:t> w kernelach OpenCL od lokalnej ilości wątków na karcie Tesla M2090 </a:t>
            </a:r>
          </a:p>
        </c:rich>
      </c:tx>
      <c:overlay val="0"/>
    </c:title>
    <c:autoTitleDeleted val="0"/>
    <c:plotArea>
      <c:layout/>
      <c:lineChart>
        <c:grouping val="standard"/>
        <c:varyColors val="0"/>
        <c:ser>
          <c:idx val="0"/>
          <c:order val="0"/>
          <c:tx>
            <c:v>10k</c:v>
          </c:tx>
          <c:cat>
            <c:numRef>
              <c:f>Arkusz1!$B$4:$B$10</c:f>
              <c:numCache>
                <c:formatCode>General</c:formatCode>
                <c:ptCount val="7"/>
                <c:pt idx="0">
                  <c:v>1024</c:v>
                </c:pt>
                <c:pt idx="1">
                  <c:v>512</c:v>
                </c:pt>
                <c:pt idx="2">
                  <c:v>256</c:v>
                </c:pt>
                <c:pt idx="3">
                  <c:v>128</c:v>
                </c:pt>
                <c:pt idx="4">
                  <c:v>64</c:v>
                </c:pt>
                <c:pt idx="5">
                  <c:v>32</c:v>
                </c:pt>
                <c:pt idx="6">
                  <c:v>16</c:v>
                </c:pt>
              </c:numCache>
            </c:numRef>
          </c:cat>
          <c:val>
            <c:numRef>
              <c:f>Arkusz1!$G$4:$G$10</c:f>
              <c:numCache>
                <c:formatCode>0.000000</c:formatCode>
                <c:ptCount val="7"/>
                <c:pt idx="0">
                  <c:v>3.7160991999999997E-2</c:v>
                </c:pt>
                <c:pt idx="1">
                  <c:v>2.3712064000000001E-2</c:v>
                </c:pt>
                <c:pt idx="2">
                  <c:v>1.9452224000000001E-2</c:v>
                </c:pt>
                <c:pt idx="3">
                  <c:v>2.1396352E-2</c:v>
                </c:pt>
                <c:pt idx="4">
                  <c:v>2.5486656E-2</c:v>
                </c:pt>
                <c:pt idx="5">
                  <c:v>3.986688E-2</c:v>
                </c:pt>
                <c:pt idx="6">
                  <c:v>9.3341887999999998E-2</c:v>
                </c:pt>
              </c:numCache>
            </c:numRef>
          </c:val>
          <c:smooth val="0"/>
        </c:ser>
        <c:dLbls>
          <c:showLegendKey val="0"/>
          <c:showVal val="0"/>
          <c:showCatName val="0"/>
          <c:showSerName val="0"/>
          <c:showPercent val="0"/>
          <c:showBubbleSize val="0"/>
        </c:dLbls>
        <c:marker val="1"/>
        <c:smooth val="0"/>
        <c:axId val="218588160"/>
        <c:axId val="198668800"/>
      </c:lineChart>
      <c:catAx>
        <c:axId val="218588160"/>
        <c:scaling>
          <c:orientation val="minMax"/>
        </c:scaling>
        <c:delete val="0"/>
        <c:axPos val="b"/>
        <c:title>
          <c:tx>
            <c:rich>
              <a:bodyPr/>
              <a:lstStyle/>
              <a:p>
                <a:pPr>
                  <a:defRPr/>
                </a:pPr>
                <a:r>
                  <a:rPr lang="pl-PL"/>
                  <a:t>Lokalna ilość wątków</a:t>
                </a:r>
              </a:p>
            </c:rich>
          </c:tx>
          <c:layout>
            <c:manualLayout>
              <c:xMode val="edge"/>
              <c:yMode val="edge"/>
              <c:x val="0.46702868172745965"/>
              <c:y val="0.90582198758495158"/>
            </c:manualLayout>
          </c:layout>
          <c:overlay val="0"/>
        </c:title>
        <c:numFmt formatCode="General" sourceLinked="1"/>
        <c:majorTickMark val="none"/>
        <c:minorTickMark val="none"/>
        <c:tickLblPos val="nextTo"/>
        <c:crossAx val="198668800"/>
        <c:crosses val="autoZero"/>
        <c:auto val="1"/>
        <c:lblAlgn val="ctr"/>
        <c:lblOffset val="100"/>
        <c:noMultiLvlLbl val="0"/>
      </c:catAx>
      <c:valAx>
        <c:axId val="198668800"/>
        <c:scaling>
          <c:orientation val="minMax"/>
        </c:scaling>
        <c:delete val="0"/>
        <c:axPos val="l"/>
        <c:majorGridlines/>
        <c:title>
          <c:tx>
            <c:rich>
              <a:bodyPr/>
              <a:lstStyle/>
              <a:p>
                <a:pPr>
                  <a:defRPr/>
                </a:pPr>
                <a:r>
                  <a:rPr lang="pl-PL"/>
                  <a:t>Czas w kernelach</a:t>
                </a:r>
                <a:r>
                  <a:rPr lang="pl-PL" baseline="0"/>
                  <a:t> OpenCL [s]</a:t>
                </a:r>
                <a:endParaRPr lang="pl-PL"/>
              </a:p>
            </c:rich>
          </c:tx>
          <c:overlay val="0"/>
        </c:title>
        <c:numFmt formatCode="0.000000" sourceLinked="1"/>
        <c:majorTickMark val="none"/>
        <c:minorTickMark val="none"/>
        <c:tickLblPos val="nextTo"/>
        <c:crossAx val="218588160"/>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Realny czas rozwiązania od globalnej ilości wątków na procesorze Intel Xeon X5650</a:t>
            </a:r>
            <a:endParaRPr lang="en-US"/>
          </a:p>
        </c:rich>
      </c:tx>
      <c:overlay val="0"/>
    </c:title>
    <c:autoTitleDeleted val="0"/>
    <c:plotArea>
      <c:layout/>
      <c:lineChart>
        <c:grouping val="standard"/>
        <c:varyColors val="0"/>
        <c:ser>
          <c:idx val="0"/>
          <c:order val="0"/>
          <c:tx>
            <c:v>10k</c:v>
          </c:tx>
          <c:cat>
            <c:numRef>
              <c:f>Arkusz1!$C$4:$C$10</c:f>
              <c:numCache>
                <c:formatCode>General</c:formatCode>
                <c:ptCount val="7"/>
                <c:pt idx="0">
                  <c:v>1024</c:v>
                </c:pt>
                <c:pt idx="1">
                  <c:v>512</c:v>
                </c:pt>
                <c:pt idx="2">
                  <c:v>256</c:v>
                </c:pt>
                <c:pt idx="3">
                  <c:v>128</c:v>
                </c:pt>
                <c:pt idx="4">
                  <c:v>64</c:v>
                </c:pt>
                <c:pt idx="5">
                  <c:v>32</c:v>
                </c:pt>
                <c:pt idx="6">
                  <c:v>16</c:v>
                </c:pt>
              </c:numCache>
            </c:numRef>
          </c:cat>
          <c:val>
            <c:numRef>
              <c:f>Arkusz1!$H$42:$H$48</c:f>
              <c:numCache>
                <c:formatCode>General</c:formatCode>
                <c:ptCount val="7"/>
                <c:pt idx="0">
                  <c:v>19.388695999999999</c:v>
                </c:pt>
                <c:pt idx="1">
                  <c:v>159.57134500000001</c:v>
                </c:pt>
                <c:pt idx="2">
                  <c:v>24.278403000000001</c:v>
                </c:pt>
                <c:pt idx="3">
                  <c:v>33.381745000000002</c:v>
                </c:pt>
                <c:pt idx="4">
                  <c:v>206.01615100000001</c:v>
                </c:pt>
                <c:pt idx="5">
                  <c:v>26.729175999999999</c:v>
                </c:pt>
                <c:pt idx="6">
                  <c:v>75.695792999999995</c:v>
                </c:pt>
              </c:numCache>
            </c:numRef>
          </c:val>
          <c:smooth val="0"/>
        </c:ser>
        <c:dLbls>
          <c:showLegendKey val="0"/>
          <c:showVal val="0"/>
          <c:showCatName val="0"/>
          <c:showSerName val="0"/>
          <c:showPercent val="0"/>
          <c:showBubbleSize val="0"/>
        </c:dLbls>
        <c:marker val="1"/>
        <c:smooth val="0"/>
        <c:axId val="218695680"/>
        <c:axId val="199135168"/>
      </c:lineChart>
      <c:catAx>
        <c:axId val="218695680"/>
        <c:scaling>
          <c:orientation val="minMax"/>
        </c:scaling>
        <c:delete val="0"/>
        <c:axPos val="b"/>
        <c:title>
          <c:tx>
            <c:rich>
              <a:bodyPr/>
              <a:lstStyle/>
              <a:p>
                <a:pPr>
                  <a:defRPr/>
                </a:pPr>
                <a:r>
                  <a:rPr lang="pl-PL"/>
                  <a:t>Globalna</a:t>
                </a:r>
                <a:r>
                  <a:rPr lang="pl-PL" baseline="0"/>
                  <a:t> ilość wątków</a:t>
                </a:r>
                <a:endParaRPr lang="pl-PL"/>
              </a:p>
            </c:rich>
          </c:tx>
          <c:overlay val="0"/>
        </c:title>
        <c:numFmt formatCode="General" sourceLinked="1"/>
        <c:majorTickMark val="out"/>
        <c:minorTickMark val="none"/>
        <c:tickLblPos val="nextTo"/>
        <c:crossAx val="199135168"/>
        <c:crosses val="autoZero"/>
        <c:auto val="1"/>
        <c:lblAlgn val="ctr"/>
        <c:lblOffset val="100"/>
        <c:noMultiLvlLbl val="0"/>
      </c:catAx>
      <c:valAx>
        <c:axId val="199135168"/>
        <c:scaling>
          <c:orientation val="minMax"/>
        </c:scaling>
        <c:delete val="0"/>
        <c:axPos val="l"/>
        <c:majorGridlines/>
        <c:title>
          <c:tx>
            <c:rich>
              <a:bodyPr rot="-5400000" vert="horz"/>
              <a:lstStyle/>
              <a:p>
                <a:pPr>
                  <a:defRPr/>
                </a:pPr>
                <a:r>
                  <a:rPr lang="pl-PL"/>
                  <a:t>Czas realny [s]</a:t>
                </a:r>
              </a:p>
            </c:rich>
          </c:tx>
          <c:overlay val="0"/>
        </c:title>
        <c:numFmt formatCode="General" sourceLinked="1"/>
        <c:majorTickMark val="out"/>
        <c:minorTickMark val="none"/>
        <c:tickLblPos val="nextTo"/>
        <c:crossAx val="218695680"/>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Zużycie pamięci na karcie Tesla M2090 w zależności od globalnej ilości wątków</a:t>
            </a:r>
          </a:p>
        </c:rich>
      </c:tx>
      <c:overlay val="0"/>
    </c:title>
    <c:autoTitleDeleted val="0"/>
    <c:plotArea>
      <c:layout/>
      <c:lineChart>
        <c:grouping val="standard"/>
        <c:varyColors val="0"/>
        <c:ser>
          <c:idx val="0"/>
          <c:order val="0"/>
          <c:tx>
            <c:v>10k</c:v>
          </c:tx>
          <c:cat>
            <c:numRef>
              <c:f>(Arkusz1!$B$12;Arkusz1!$B$13;Arkusz1!$B$15;Arkusz1!$B$17;Arkusz1!$B$19)</c:f>
              <c:numCache>
                <c:formatCode>General</c:formatCode>
                <c:ptCount val="5"/>
                <c:pt idx="0">
                  <c:v>256</c:v>
                </c:pt>
                <c:pt idx="1">
                  <c:v>512</c:v>
                </c:pt>
                <c:pt idx="2">
                  <c:v>1024</c:v>
                </c:pt>
                <c:pt idx="3">
                  <c:v>2048</c:v>
                </c:pt>
                <c:pt idx="4">
                  <c:v>4096</c:v>
                </c:pt>
              </c:numCache>
            </c:numRef>
          </c:cat>
          <c:val>
            <c:numRef>
              <c:f>(Arkusz1!$J$12;Arkusz1!$J$14;Arkusz1!$J$16;Arkusz1!$J$18;Arkusz1!$J$20)</c:f>
              <c:numCache>
                <c:formatCode>General</c:formatCode>
                <c:ptCount val="5"/>
                <c:pt idx="0">
                  <c:v>78</c:v>
                </c:pt>
                <c:pt idx="1">
                  <c:v>82</c:v>
                </c:pt>
                <c:pt idx="2">
                  <c:v>91</c:v>
                </c:pt>
                <c:pt idx="3">
                  <c:v>108</c:v>
                </c:pt>
                <c:pt idx="4">
                  <c:v>202</c:v>
                </c:pt>
              </c:numCache>
            </c:numRef>
          </c:val>
          <c:smooth val="0"/>
        </c:ser>
        <c:dLbls>
          <c:showLegendKey val="0"/>
          <c:showVal val="0"/>
          <c:showCatName val="0"/>
          <c:showSerName val="0"/>
          <c:showPercent val="0"/>
          <c:showBubbleSize val="0"/>
        </c:dLbls>
        <c:marker val="1"/>
        <c:smooth val="0"/>
        <c:axId val="221865984"/>
        <c:axId val="199136896"/>
      </c:lineChart>
      <c:catAx>
        <c:axId val="221865984"/>
        <c:scaling>
          <c:orientation val="minMax"/>
        </c:scaling>
        <c:delete val="0"/>
        <c:axPos val="b"/>
        <c:title>
          <c:tx>
            <c:rich>
              <a:bodyPr/>
              <a:lstStyle/>
              <a:p>
                <a:pPr>
                  <a:defRPr/>
                </a:pPr>
                <a:r>
                  <a:rPr lang="pl-PL"/>
                  <a:t>Globalna ilość wątków</a:t>
                </a:r>
              </a:p>
            </c:rich>
          </c:tx>
          <c:overlay val="0"/>
        </c:title>
        <c:numFmt formatCode="General" sourceLinked="1"/>
        <c:majorTickMark val="out"/>
        <c:minorTickMark val="none"/>
        <c:tickLblPos val="nextTo"/>
        <c:crossAx val="199136896"/>
        <c:crosses val="autoZero"/>
        <c:auto val="1"/>
        <c:lblAlgn val="ctr"/>
        <c:lblOffset val="100"/>
        <c:noMultiLvlLbl val="0"/>
      </c:catAx>
      <c:valAx>
        <c:axId val="199136896"/>
        <c:scaling>
          <c:orientation val="minMax"/>
        </c:scaling>
        <c:delete val="0"/>
        <c:axPos val="l"/>
        <c:majorGridlines/>
        <c:title>
          <c:tx>
            <c:rich>
              <a:bodyPr rot="-5400000" vert="horz"/>
              <a:lstStyle/>
              <a:p>
                <a:pPr>
                  <a:defRPr/>
                </a:pPr>
                <a:r>
                  <a:rPr lang="pl-PL"/>
                  <a:t>Zużycie pamięci [MB]</a:t>
                </a:r>
              </a:p>
            </c:rich>
          </c:tx>
          <c:overlay val="0"/>
        </c:title>
        <c:numFmt formatCode="General" sourceLinked="1"/>
        <c:majorTickMark val="out"/>
        <c:minorTickMark val="none"/>
        <c:tickLblPos val="nextTo"/>
        <c:crossAx val="22186598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Czas</a:t>
            </a:r>
            <a:r>
              <a:rPr lang="pl-PL" baseline="0"/>
              <a:t> w kernelach OpenCL od lokalnej ilości wątków na karcie Tesla M2090</a:t>
            </a:r>
          </a:p>
        </c:rich>
      </c:tx>
      <c:overlay val="0"/>
    </c:title>
    <c:autoTitleDeleted val="0"/>
    <c:plotArea>
      <c:layout/>
      <c:lineChart>
        <c:grouping val="standard"/>
        <c:varyColors val="0"/>
        <c:ser>
          <c:idx val="0"/>
          <c:order val="0"/>
          <c:tx>
            <c:v>100k</c:v>
          </c:tx>
          <c:cat>
            <c:numRef>
              <c:f>Arkusz1!$B$22:$B$28</c:f>
              <c:numCache>
                <c:formatCode>General</c:formatCode>
                <c:ptCount val="7"/>
                <c:pt idx="0">
                  <c:v>1024</c:v>
                </c:pt>
                <c:pt idx="1">
                  <c:v>512</c:v>
                </c:pt>
                <c:pt idx="2">
                  <c:v>256</c:v>
                </c:pt>
                <c:pt idx="3">
                  <c:v>128</c:v>
                </c:pt>
                <c:pt idx="4">
                  <c:v>64</c:v>
                </c:pt>
                <c:pt idx="5">
                  <c:v>32</c:v>
                </c:pt>
                <c:pt idx="6">
                  <c:v>16</c:v>
                </c:pt>
              </c:numCache>
            </c:numRef>
          </c:cat>
          <c:val>
            <c:numRef>
              <c:f>Arkusz1!$G$22:$G$28</c:f>
              <c:numCache>
                <c:formatCode>0.000000</c:formatCode>
                <c:ptCount val="7"/>
                <c:pt idx="0">
                  <c:v>0.37442025600000001</c:v>
                </c:pt>
                <c:pt idx="1">
                  <c:v>0.25714310400000001</c:v>
                </c:pt>
                <c:pt idx="2">
                  <c:v>0.25163984</c:v>
                </c:pt>
                <c:pt idx="3">
                  <c:v>0.32700400000000002</c:v>
                </c:pt>
                <c:pt idx="4">
                  <c:v>0.64654483200000001</c:v>
                </c:pt>
                <c:pt idx="5">
                  <c:v>1.964241216</c:v>
                </c:pt>
                <c:pt idx="6">
                  <c:v>7.1994565120000003</c:v>
                </c:pt>
              </c:numCache>
            </c:numRef>
          </c:val>
          <c:smooth val="0"/>
        </c:ser>
        <c:dLbls>
          <c:showLegendKey val="0"/>
          <c:showVal val="0"/>
          <c:showCatName val="0"/>
          <c:showSerName val="0"/>
          <c:showPercent val="0"/>
          <c:showBubbleSize val="0"/>
        </c:dLbls>
        <c:marker val="1"/>
        <c:smooth val="0"/>
        <c:axId val="218590720"/>
        <c:axId val="198670528"/>
      </c:lineChart>
      <c:catAx>
        <c:axId val="218590720"/>
        <c:scaling>
          <c:orientation val="minMax"/>
        </c:scaling>
        <c:delete val="0"/>
        <c:axPos val="b"/>
        <c:title>
          <c:tx>
            <c:rich>
              <a:bodyPr/>
              <a:lstStyle/>
              <a:p>
                <a:pPr>
                  <a:defRPr/>
                </a:pPr>
                <a:r>
                  <a:rPr lang="pl-PL"/>
                  <a:t>Lokalna ilość wątków</a:t>
                </a:r>
              </a:p>
            </c:rich>
          </c:tx>
          <c:overlay val="0"/>
        </c:title>
        <c:numFmt formatCode="General" sourceLinked="1"/>
        <c:majorTickMark val="none"/>
        <c:minorTickMark val="none"/>
        <c:tickLblPos val="nextTo"/>
        <c:crossAx val="198670528"/>
        <c:crosses val="autoZero"/>
        <c:auto val="1"/>
        <c:lblAlgn val="ctr"/>
        <c:lblOffset val="100"/>
        <c:noMultiLvlLbl val="0"/>
      </c:catAx>
      <c:valAx>
        <c:axId val="198670528"/>
        <c:scaling>
          <c:orientation val="minMax"/>
        </c:scaling>
        <c:delete val="0"/>
        <c:axPos val="l"/>
        <c:majorGridlines/>
        <c:title>
          <c:tx>
            <c:rich>
              <a:bodyPr/>
              <a:lstStyle/>
              <a:p>
                <a:pPr>
                  <a:defRPr/>
                </a:pPr>
                <a:r>
                  <a:rPr lang="pl-PL"/>
                  <a:t>Czas w kernelach</a:t>
                </a:r>
                <a:r>
                  <a:rPr lang="pl-PL" baseline="0"/>
                  <a:t> OpenCL [s]</a:t>
                </a:r>
                <a:endParaRPr lang="pl-PL"/>
              </a:p>
            </c:rich>
          </c:tx>
          <c:overlay val="0"/>
        </c:title>
        <c:numFmt formatCode="0.000000" sourceLinked="1"/>
        <c:majorTickMark val="none"/>
        <c:minorTickMark val="none"/>
        <c:tickLblPos val="nextTo"/>
        <c:crossAx val="21859072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Czas</a:t>
            </a:r>
            <a:r>
              <a:rPr lang="pl-PL" baseline="0"/>
              <a:t> w kernelach OpenCL od lokanej ilości wątków na procesorze Intel Xeon X5650</a:t>
            </a:r>
          </a:p>
        </c:rich>
      </c:tx>
      <c:overlay val="0"/>
    </c:title>
    <c:autoTitleDeleted val="0"/>
    <c:plotArea>
      <c:layout/>
      <c:lineChart>
        <c:grouping val="standard"/>
        <c:varyColors val="0"/>
        <c:ser>
          <c:idx val="0"/>
          <c:order val="0"/>
          <c:tx>
            <c:v>10k</c:v>
          </c:tx>
          <c:cat>
            <c:numRef>
              <c:f>Arkusz1!$B$22:$B$28</c:f>
              <c:numCache>
                <c:formatCode>General</c:formatCode>
                <c:ptCount val="7"/>
                <c:pt idx="0">
                  <c:v>1024</c:v>
                </c:pt>
                <c:pt idx="1">
                  <c:v>512</c:v>
                </c:pt>
                <c:pt idx="2">
                  <c:v>256</c:v>
                </c:pt>
                <c:pt idx="3">
                  <c:v>128</c:v>
                </c:pt>
                <c:pt idx="4">
                  <c:v>64</c:v>
                </c:pt>
                <c:pt idx="5">
                  <c:v>32</c:v>
                </c:pt>
                <c:pt idx="6">
                  <c:v>16</c:v>
                </c:pt>
              </c:numCache>
            </c:numRef>
          </c:cat>
          <c:val>
            <c:numRef>
              <c:f>Arkusz1!$G$42:$G$48</c:f>
              <c:numCache>
                <c:formatCode>General</c:formatCode>
                <c:ptCount val="7"/>
                <c:pt idx="0">
                  <c:v>2.7956569000000001E-2</c:v>
                </c:pt>
                <c:pt idx="1">
                  <c:v>1.7878390000000001E-2</c:v>
                </c:pt>
                <c:pt idx="2">
                  <c:v>1.3113108E-2</c:v>
                </c:pt>
                <c:pt idx="3">
                  <c:v>1.2439787000000001E-2</c:v>
                </c:pt>
                <c:pt idx="4">
                  <c:v>1.3066212000000001E-2</c:v>
                </c:pt>
                <c:pt idx="5">
                  <c:v>1.9240463999999999E-2</c:v>
                </c:pt>
                <c:pt idx="6">
                  <c:v>3.0754064000000001E-2</c:v>
                </c:pt>
              </c:numCache>
            </c:numRef>
          </c:val>
          <c:smooth val="0"/>
        </c:ser>
        <c:dLbls>
          <c:showLegendKey val="0"/>
          <c:showVal val="0"/>
          <c:showCatName val="0"/>
          <c:showSerName val="0"/>
          <c:showPercent val="0"/>
          <c:showBubbleSize val="0"/>
        </c:dLbls>
        <c:marker val="1"/>
        <c:smooth val="0"/>
        <c:axId val="218693632"/>
        <c:axId val="198729728"/>
      </c:lineChart>
      <c:catAx>
        <c:axId val="218693632"/>
        <c:scaling>
          <c:orientation val="minMax"/>
        </c:scaling>
        <c:delete val="0"/>
        <c:axPos val="b"/>
        <c:title>
          <c:tx>
            <c:rich>
              <a:bodyPr/>
              <a:lstStyle/>
              <a:p>
                <a:pPr>
                  <a:defRPr/>
                </a:pPr>
                <a:r>
                  <a:rPr lang="pl-PL"/>
                  <a:t>Lokalna ilość wątków</a:t>
                </a:r>
              </a:p>
            </c:rich>
          </c:tx>
          <c:overlay val="0"/>
        </c:title>
        <c:numFmt formatCode="General" sourceLinked="1"/>
        <c:majorTickMark val="none"/>
        <c:minorTickMark val="none"/>
        <c:tickLblPos val="nextTo"/>
        <c:crossAx val="198729728"/>
        <c:crosses val="autoZero"/>
        <c:auto val="1"/>
        <c:lblAlgn val="ctr"/>
        <c:lblOffset val="100"/>
        <c:noMultiLvlLbl val="0"/>
      </c:catAx>
      <c:valAx>
        <c:axId val="198729728"/>
        <c:scaling>
          <c:orientation val="minMax"/>
        </c:scaling>
        <c:delete val="0"/>
        <c:axPos val="l"/>
        <c:majorGridlines/>
        <c:title>
          <c:tx>
            <c:rich>
              <a:bodyPr/>
              <a:lstStyle/>
              <a:p>
                <a:pPr>
                  <a:defRPr/>
                </a:pPr>
                <a:r>
                  <a:rPr lang="pl-PL"/>
                  <a:t>Czas w kernelach</a:t>
                </a:r>
                <a:r>
                  <a:rPr lang="pl-PL" baseline="0"/>
                  <a:t> OpenCL [s]</a:t>
                </a:r>
                <a:endParaRPr lang="pl-PL"/>
              </a:p>
            </c:rich>
          </c:tx>
          <c:overlay val="0"/>
        </c:title>
        <c:numFmt formatCode="General" sourceLinked="1"/>
        <c:majorTickMark val="none"/>
        <c:minorTickMark val="none"/>
        <c:tickLblPos val="nextTo"/>
        <c:crossAx val="218693632"/>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Czas w kernelach OpenCL od</a:t>
            </a:r>
            <a:r>
              <a:rPr lang="pl-PL" baseline="0"/>
              <a:t> globalnej ilości wątków przy lokalnej ilości wątków 256 na karcie Tesla M2090</a:t>
            </a:r>
          </a:p>
        </c:rich>
      </c:tx>
      <c:overlay val="0"/>
    </c:title>
    <c:autoTitleDeleted val="0"/>
    <c:plotArea>
      <c:layout/>
      <c:lineChart>
        <c:grouping val="stacked"/>
        <c:varyColors val="0"/>
        <c:ser>
          <c:idx val="0"/>
          <c:order val="0"/>
          <c:tx>
            <c:v>10k</c:v>
          </c:tx>
          <c:cat>
            <c:numRef>
              <c:f>(Arkusz1!$B$12;Arkusz1!$B$14;Arkusz1!$B$16;Arkusz1!$B$18;Arkusz1!$B$19)</c:f>
              <c:numCache>
                <c:formatCode>General</c:formatCode>
                <c:ptCount val="5"/>
                <c:pt idx="0">
                  <c:v>256</c:v>
                </c:pt>
                <c:pt idx="1">
                  <c:v>512</c:v>
                </c:pt>
                <c:pt idx="2">
                  <c:v>1024</c:v>
                </c:pt>
                <c:pt idx="3">
                  <c:v>2048</c:v>
                </c:pt>
                <c:pt idx="4">
                  <c:v>4096</c:v>
                </c:pt>
              </c:numCache>
            </c:numRef>
          </c:cat>
          <c:val>
            <c:numRef>
              <c:f>(Arkusz1!$G$12;Arkusz1!$G$13;Arkusz1!$G$15;Arkusz1!$G$17;Arkusz1!$G$19)</c:f>
              <c:numCache>
                <c:formatCode>0.000000</c:formatCode>
                <c:ptCount val="5"/>
                <c:pt idx="0">
                  <c:v>1.9452224000000001E-2</c:v>
                </c:pt>
                <c:pt idx="1">
                  <c:v>2.1087232000000001E-2</c:v>
                </c:pt>
                <c:pt idx="2">
                  <c:v>2.0850336000000001E-2</c:v>
                </c:pt>
                <c:pt idx="3">
                  <c:v>2.1565344E-2</c:v>
                </c:pt>
                <c:pt idx="4">
                  <c:v>3.0489696E-2</c:v>
                </c:pt>
              </c:numCache>
            </c:numRef>
          </c:val>
          <c:smooth val="0"/>
        </c:ser>
        <c:dLbls>
          <c:showLegendKey val="0"/>
          <c:showVal val="0"/>
          <c:showCatName val="0"/>
          <c:showSerName val="0"/>
          <c:showPercent val="0"/>
          <c:showBubbleSize val="0"/>
        </c:dLbls>
        <c:marker val="1"/>
        <c:smooth val="0"/>
        <c:axId val="218697216"/>
        <c:axId val="198731456"/>
      </c:lineChart>
      <c:catAx>
        <c:axId val="218697216"/>
        <c:scaling>
          <c:orientation val="minMax"/>
        </c:scaling>
        <c:delete val="0"/>
        <c:axPos val="t"/>
        <c:title>
          <c:tx>
            <c:rich>
              <a:bodyPr/>
              <a:lstStyle/>
              <a:p>
                <a:pPr>
                  <a:defRPr/>
                </a:pPr>
                <a:r>
                  <a:rPr lang="pl-PL"/>
                  <a:t>Globalna ilość wątków</a:t>
                </a:r>
              </a:p>
            </c:rich>
          </c:tx>
          <c:overlay val="0"/>
        </c:title>
        <c:numFmt formatCode="General" sourceLinked="1"/>
        <c:majorTickMark val="out"/>
        <c:minorTickMark val="none"/>
        <c:tickLblPos val="nextTo"/>
        <c:crossAx val="198731456"/>
        <c:crosses val="autoZero"/>
        <c:auto val="1"/>
        <c:lblAlgn val="ctr"/>
        <c:lblOffset val="100"/>
        <c:noMultiLvlLbl val="0"/>
      </c:catAx>
      <c:valAx>
        <c:axId val="198731456"/>
        <c:scaling>
          <c:orientation val="maxMin"/>
        </c:scaling>
        <c:delete val="0"/>
        <c:axPos val="l"/>
        <c:majorGridlines/>
        <c:title>
          <c:tx>
            <c:rich>
              <a:bodyPr rot="-5400000" vert="horz"/>
              <a:lstStyle/>
              <a:p>
                <a:pPr>
                  <a:defRPr/>
                </a:pPr>
                <a:r>
                  <a:rPr lang="pl-PL"/>
                  <a:t>Czas w kernelach OpenCL [s]</a:t>
                </a:r>
              </a:p>
            </c:rich>
          </c:tx>
          <c:overlay val="0"/>
        </c:title>
        <c:numFmt formatCode="0.000000" sourceLinked="1"/>
        <c:majorTickMark val="out"/>
        <c:minorTickMark val="none"/>
        <c:tickLblPos val="nextTo"/>
        <c:crossAx val="218697216"/>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Czas w kernelach OpenCL od</a:t>
            </a:r>
            <a:r>
              <a:rPr lang="pl-PL" baseline="0"/>
              <a:t> globalnej ilości wątków przy lokalnej ilości wątków 256 na karcie Tesla M2090</a:t>
            </a:r>
          </a:p>
        </c:rich>
      </c:tx>
      <c:overlay val="0"/>
    </c:title>
    <c:autoTitleDeleted val="0"/>
    <c:plotArea>
      <c:layout/>
      <c:lineChart>
        <c:grouping val="standard"/>
        <c:varyColors val="0"/>
        <c:ser>
          <c:idx val="0"/>
          <c:order val="0"/>
          <c:tx>
            <c:v>100k</c:v>
          </c:tx>
          <c:cat>
            <c:numRef>
              <c:f>Arkusz1!$B$30:$B$39</c:f>
              <c:numCache>
                <c:formatCode>General</c:formatCode>
                <c:ptCount val="10"/>
                <c:pt idx="0">
                  <c:v>256</c:v>
                </c:pt>
                <c:pt idx="1">
                  <c:v>512</c:v>
                </c:pt>
                <c:pt idx="2">
                  <c:v>768</c:v>
                </c:pt>
                <c:pt idx="3">
                  <c:v>1024</c:v>
                </c:pt>
                <c:pt idx="4">
                  <c:v>1280</c:v>
                </c:pt>
                <c:pt idx="5">
                  <c:v>1536</c:v>
                </c:pt>
                <c:pt idx="6">
                  <c:v>1792</c:v>
                </c:pt>
                <c:pt idx="7">
                  <c:v>2048</c:v>
                </c:pt>
                <c:pt idx="8">
                  <c:v>4096</c:v>
                </c:pt>
                <c:pt idx="9">
                  <c:v>8192</c:v>
                </c:pt>
              </c:numCache>
            </c:numRef>
          </c:cat>
          <c:val>
            <c:numRef>
              <c:f>Arkusz1!$G$30:$G$39</c:f>
              <c:numCache>
                <c:formatCode>0.000000</c:formatCode>
                <c:ptCount val="10"/>
                <c:pt idx="0">
                  <c:v>0.25163984</c:v>
                </c:pt>
                <c:pt idx="1">
                  <c:v>0.241589312</c:v>
                </c:pt>
                <c:pt idx="2">
                  <c:v>0.22860409600000001</c:v>
                </c:pt>
                <c:pt idx="3">
                  <c:v>0.22905600000000001</c:v>
                </c:pt>
                <c:pt idx="4">
                  <c:v>0.23501913599999999</c:v>
                </c:pt>
                <c:pt idx="5">
                  <c:v>0.24070016</c:v>
                </c:pt>
                <c:pt idx="6">
                  <c:v>0.242548544</c:v>
                </c:pt>
                <c:pt idx="7">
                  <c:v>0.238698048</c:v>
                </c:pt>
                <c:pt idx="8">
                  <c:v>0.30092787199999999</c:v>
                </c:pt>
                <c:pt idx="9">
                  <c:v>0.58265475200000005</c:v>
                </c:pt>
              </c:numCache>
            </c:numRef>
          </c:val>
          <c:smooth val="0"/>
        </c:ser>
        <c:dLbls>
          <c:showLegendKey val="0"/>
          <c:showVal val="0"/>
          <c:showCatName val="0"/>
          <c:showSerName val="0"/>
          <c:showPercent val="0"/>
          <c:showBubbleSize val="0"/>
        </c:dLbls>
        <c:marker val="1"/>
        <c:smooth val="0"/>
        <c:axId val="218694144"/>
        <c:axId val="198733184"/>
      </c:lineChart>
      <c:catAx>
        <c:axId val="218694144"/>
        <c:scaling>
          <c:orientation val="minMax"/>
        </c:scaling>
        <c:delete val="0"/>
        <c:axPos val="t"/>
        <c:title>
          <c:tx>
            <c:rich>
              <a:bodyPr/>
              <a:lstStyle/>
              <a:p>
                <a:pPr>
                  <a:defRPr/>
                </a:pPr>
                <a:r>
                  <a:rPr lang="pl-PL"/>
                  <a:t>Globalna</a:t>
                </a:r>
                <a:r>
                  <a:rPr lang="pl-PL" baseline="0"/>
                  <a:t> ilość wątków</a:t>
                </a:r>
              </a:p>
            </c:rich>
          </c:tx>
          <c:overlay val="0"/>
        </c:title>
        <c:numFmt formatCode="General" sourceLinked="1"/>
        <c:majorTickMark val="out"/>
        <c:minorTickMark val="none"/>
        <c:tickLblPos val="nextTo"/>
        <c:crossAx val="198733184"/>
        <c:crosses val="autoZero"/>
        <c:auto val="1"/>
        <c:lblAlgn val="ctr"/>
        <c:lblOffset val="100"/>
        <c:noMultiLvlLbl val="0"/>
      </c:catAx>
      <c:valAx>
        <c:axId val="198733184"/>
        <c:scaling>
          <c:orientation val="maxMin"/>
        </c:scaling>
        <c:delete val="0"/>
        <c:axPos val="l"/>
        <c:majorGridlines/>
        <c:title>
          <c:tx>
            <c:rich>
              <a:bodyPr rot="-5400000" vert="horz"/>
              <a:lstStyle/>
              <a:p>
                <a:pPr>
                  <a:defRPr/>
                </a:pPr>
                <a:r>
                  <a:rPr lang="pl-PL"/>
                  <a:t>Czas</a:t>
                </a:r>
                <a:r>
                  <a:rPr lang="pl-PL" baseline="0"/>
                  <a:t> w kernelach OpenCL [s]</a:t>
                </a:r>
                <a:endParaRPr lang="pl-PL"/>
              </a:p>
            </c:rich>
          </c:tx>
          <c:overlay val="0"/>
        </c:title>
        <c:numFmt formatCode="0.000000" sourceLinked="1"/>
        <c:majorTickMark val="out"/>
        <c:minorTickMark val="none"/>
        <c:tickLblPos val="nextTo"/>
        <c:crossAx val="218694144"/>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Czas w kernelach OpenCL od</a:t>
            </a:r>
            <a:r>
              <a:rPr lang="pl-PL" baseline="0"/>
              <a:t> globalnej ilości wątków przy lokalnej ilości wątków 128 na procesorze Intel Xeon X5650</a:t>
            </a:r>
          </a:p>
        </c:rich>
      </c:tx>
      <c:overlay val="0"/>
    </c:title>
    <c:autoTitleDeleted val="0"/>
    <c:plotArea>
      <c:layout/>
      <c:lineChart>
        <c:grouping val="stacked"/>
        <c:varyColors val="0"/>
        <c:ser>
          <c:idx val="0"/>
          <c:order val="0"/>
          <c:tx>
            <c:v>10k</c:v>
          </c:tx>
          <c:cat>
            <c:numRef>
              <c:f>(Arkusz1!$C$45;Arkusz1!$B$50;Arkusz1!$B$52;Arkusz1!$B$54;Arkusz1!$B$56;Arkusz1!$B$58)</c:f>
              <c:numCache>
                <c:formatCode>General</c:formatCode>
                <c:ptCount val="6"/>
                <c:pt idx="0">
                  <c:v>128</c:v>
                </c:pt>
                <c:pt idx="1">
                  <c:v>256</c:v>
                </c:pt>
                <c:pt idx="2">
                  <c:v>512</c:v>
                </c:pt>
                <c:pt idx="3">
                  <c:v>1024</c:v>
                </c:pt>
                <c:pt idx="4">
                  <c:v>2048</c:v>
                </c:pt>
                <c:pt idx="5">
                  <c:v>4096</c:v>
                </c:pt>
              </c:numCache>
            </c:numRef>
          </c:cat>
          <c:val>
            <c:numRef>
              <c:f>(Arkusz1!$G$45;Arkusz1!$G$50;Arkusz1!$G$52;Arkusz1!$G$54;Arkusz1!$G$56;Arkusz1!$G$58)</c:f>
              <c:numCache>
                <c:formatCode>General</c:formatCode>
                <c:ptCount val="6"/>
                <c:pt idx="0">
                  <c:v>1.2439787000000001E-2</c:v>
                </c:pt>
                <c:pt idx="1">
                  <c:v>1.2024638000000001E-2</c:v>
                </c:pt>
                <c:pt idx="2">
                  <c:v>9.6634230000000008E-3</c:v>
                </c:pt>
                <c:pt idx="3">
                  <c:v>1.5134308000000001E-2</c:v>
                </c:pt>
                <c:pt idx="4">
                  <c:v>1.3101867999999999E-2</c:v>
                </c:pt>
                <c:pt idx="5">
                  <c:v>2.2045647000000002E-2</c:v>
                </c:pt>
              </c:numCache>
            </c:numRef>
          </c:val>
          <c:smooth val="0"/>
        </c:ser>
        <c:dLbls>
          <c:showLegendKey val="0"/>
          <c:showVal val="0"/>
          <c:showCatName val="0"/>
          <c:showSerName val="0"/>
          <c:showPercent val="0"/>
          <c:showBubbleSize val="0"/>
        </c:dLbls>
        <c:marker val="1"/>
        <c:smooth val="0"/>
        <c:axId val="218694656"/>
        <c:axId val="198734912"/>
      </c:lineChart>
      <c:catAx>
        <c:axId val="218694656"/>
        <c:scaling>
          <c:orientation val="minMax"/>
        </c:scaling>
        <c:delete val="0"/>
        <c:axPos val="t"/>
        <c:title>
          <c:tx>
            <c:rich>
              <a:bodyPr/>
              <a:lstStyle/>
              <a:p>
                <a:pPr>
                  <a:defRPr/>
                </a:pPr>
                <a:r>
                  <a:rPr lang="pl-PL"/>
                  <a:t>Globalna ilość wątków</a:t>
                </a:r>
              </a:p>
            </c:rich>
          </c:tx>
          <c:overlay val="0"/>
        </c:title>
        <c:numFmt formatCode="General" sourceLinked="1"/>
        <c:majorTickMark val="out"/>
        <c:minorTickMark val="none"/>
        <c:tickLblPos val="nextTo"/>
        <c:crossAx val="198734912"/>
        <c:crosses val="autoZero"/>
        <c:auto val="1"/>
        <c:lblAlgn val="ctr"/>
        <c:lblOffset val="100"/>
        <c:noMultiLvlLbl val="0"/>
      </c:catAx>
      <c:valAx>
        <c:axId val="198734912"/>
        <c:scaling>
          <c:orientation val="maxMin"/>
        </c:scaling>
        <c:delete val="0"/>
        <c:axPos val="l"/>
        <c:majorGridlines/>
        <c:title>
          <c:tx>
            <c:rich>
              <a:bodyPr rot="-5400000" vert="horz"/>
              <a:lstStyle/>
              <a:p>
                <a:pPr>
                  <a:defRPr/>
                </a:pPr>
                <a:r>
                  <a:rPr lang="pl-PL"/>
                  <a:t>Czas w kernelach OpenCL [s]</a:t>
                </a:r>
              </a:p>
            </c:rich>
          </c:tx>
          <c:overlay val="0"/>
        </c:title>
        <c:numFmt formatCode="General" sourceLinked="1"/>
        <c:majorTickMark val="out"/>
        <c:minorTickMark val="none"/>
        <c:tickLblPos val="nextTo"/>
        <c:crossAx val="218694656"/>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21"/>
    </mc:Choice>
    <mc:Fallback>
      <c:style val="21"/>
    </mc:Fallback>
  </mc:AlternateContent>
  <c:chart>
    <c:title>
      <c:tx>
        <c:rich>
          <a:bodyPr/>
          <a:lstStyle/>
          <a:p>
            <a:pPr>
              <a:defRPr/>
            </a:pPr>
            <a:r>
              <a:rPr lang="pl-PL"/>
              <a:t>Stosunek czasu rozwiązania do rozmiaru macierzy dla optymalnej lokalnej ilości wątków na karcie Tesla M2090</a:t>
            </a:r>
          </a:p>
        </c:rich>
      </c:tx>
      <c:overlay val="0"/>
    </c:title>
    <c:autoTitleDeleted val="0"/>
    <c:plotArea>
      <c:layout/>
      <c:barChart>
        <c:barDir val="col"/>
        <c:grouping val="clustered"/>
        <c:varyColors val="0"/>
        <c:ser>
          <c:idx val="0"/>
          <c:order val="0"/>
          <c:tx>
            <c:v>Rozmiar stały</c:v>
          </c:tx>
          <c:invertIfNegative val="0"/>
          <c:cat>
            <c:numRef>
              <c:f>(Arkusz1!$B$13;Arkusz1!$B$15;Arkusz1!$B$17;Arkusz1!$B$19)</c:f>
              <c:numCache>
                <c:formatCode>General</c:formatCode>
                <c:ptCount val="4"/>
                <c:pt idx="0">
                  <c:v>512</c:v>
                </c:pt>
                <c:pt idx="1">
                  <c:v>1024</c:v>
                </c:pt>
                <c:pt idx="2">
                  <c:v>2048</c:v>
                </c:pt>
                <c:pt idx="3">
                  <c:v>4096</c:v>
                </c:pt>
              </c:numCache>
            </c:numRef>
          </c:cat>
          <c:val>
            <c:numRef>
              <c:f>(Arkusz1!$L$13;Arkusz1!$L$15;Arkusz1!$L$17;Arkusz1!$L$19)</c:f>
              <c:numCache>
                <c:formatCode>General</c:formatCode>
                <c:ptCount val="4"/>
                <c:pt idx="0">
                  <c:v>2.1089340934093411E-6</c:v>
                </c:pt>
                <c:pt idx="1">
                  <c:v>2.0852421242124213E-6</c:v>
                </c:pt>
                <c:pt idx="2">
                  <c:v>2.1567500750075006E-6</c:v>
                </c:pt>
                <c:pt idx="3">
                  <c:v>3.0492745274527452E-6</c:v>
                </c:pt>
              </c:numCache>
            </c:numRef>
          </c:val>
        </c:ser>
        <c:ser>
          <c:idx val="1"/>
          <c:order val="1"/>
          <c:tx>
            <c:v>Proporcjonalnie większe</c:v>
          </c:tx>
          <c:invertIfNegative val="0"/>
          <c:cat>
            <c:numRef>
              <c:f>(Arkusz1!$B$13;Arkusz1!$B$15;Arkusz1!$B$17;Arkusz1!$B$19)</c:f>
              <c:numCache>
                <c:formatCode>General</c:formatCode>
                <c:ptCount val="4"/>
                <c:pt idx="0">
                  <c:v>512</c:v>
                </c:pt>
                <c:pt idx="1">
                  <c:v>1024</c:v>
                </c:pt>
                <c:pt idx="2">
                  <c:v>2048</c:v>
                </c:pt>
                <c:pt idx="3">
                  <c:v>4096</c:v>
                </c:pt>
              </c:numCache>
            </c:numRef>
          </c:cat>
          <c:val>
            <c:numRef>
              <c:f>(Arkusz1!$L$14;Arkusz1!$L$16;Arkusz1!$L$18;Arkusz1!$L$20)</c:f>
              <c:numCache>
                <c:formatCode>General</c:formatCode>
                <c:ptCount val="4"/>
                <c:pt idx="0">
                  <c:v>2.1581063053152657E-6</c:v>
                </c:pt>
                <c:pt idx="1">
                  <c:v>2.2108064701617541E-6</c:v>
                </c:pt>
                <c:pt idx="2">
                  <c:v>2.3443089038612982E-6</c:v>
                </c:pt>
                <c:pt idx="3">
                  <c:v>3.0741344133400834E-6</c:v>
                </c:pt>
              </c:numCache>
            </c:numRef>
          </c:val>
        </c:ser>
        <c:dLbls>
          <c:showLegendKey val="0"/>
          <c:showVal val="0"/>
          <c:showCatName val="0"/>
          <c:showSerName val="0"/>
          <c:showPercent val="0"/>
          <c:showBubbleSize val="0"/>
        </c:dLbls>
        <c:gapWidth val="150"/>
        <c:axId val="221863936"/>
        <c:axId val="198736640"/>
      </c:barChart>
      <c:catAx>
        <c:axId val="221863936"/>
        <c:scaling>
          <c:orientation val="minMax"/>
        </c:scaling>
        <c:delete val="0"/>
        <c:axPos val="b"/>
        <c:title>
          <c:tx>
            <c:rich>
              <a:bodyPr/>
              <a:lstStyle/>
              <a:p>
                <a:pPr>
                  <a:defRPr/>
                </a:pPr>
                <a:r>
                  <a:rPr lang="pl-PL"/>
                  <a:t>Globalna ilość wątków</a:t>
                </a:r>
              </a:p>
            </c:rich>
          </c:tx>
          <c:overlay val="0"/>
        </c:title>
        <c:numFmt formatCode="General" sourceLinked="1"/>
        <c:majorTickMark val="out"/>
        <c:minorTickMark val="none"/>
        <c:tickLblPos val="nextTo"/>
        <c:crossAx val="198736640"/>
        <c:crosses val="autoZero"/>
        <c:auto val="1"/>
        <c:lblAlgn val="ctr"/>
        <c:lblOffset val="100"/>
        <c:noMultiLvlLbl val="0"/>
      </c:catAx>
      <c:valAx>
        <c:axId val="198736640"/>
        <c:scaling>
          <c:orientation val="minMax"/>
        </c:scaling>
        <c:delete val="0"/>
        <c:axPos val="l"/>
        <c:majorGridlines/>
        <c:title>
          <c:tx>
            <c:rich>
              <a:bodyPr rot="-5400000" vert="horz"/>
              <a:lstStyle/>
              <a:p>
                <a:pPr>
                  <a:defRPr/>
                </a:pPr>
                <a:r>
                  <a:rPr lang="pl-PL"/>
                  <a:t>Czas w kernelach OpenCL [s] / rozmiar macierzy w teście</a:t>
                </a:r>
              </a:p>
            </c:rich>
          </c:tx>
          <c:overlay val="0"/>
        </c:title>
        <c:numFmt formatCode="General" sourceLinked="1"/>
        <c:majorTickMark val="out"/>
        <c:minorTickMark val="none"/>
        <c:tickLblPos val="nextTo"/>
        <c:crossAx val="221863936"/>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21"/>
    </mc:Choice>
    <mc:Fallback>
      <c:style val="21"/>
    </mc:Fallback>
  </mc:AlternateContent>
  <c:chart>
    <c:title>
      <c:tx>
        <c:rich>
          <a:bodyPr/>
          <a:lstStyle/>
          <a:p>
            <a:pPr>
              <a:defRPr/>
            </a:pPr>
            <a:r>
              <a:rPr lang="pl-PL"/>
              <a:t>Stosunek czasu rozwiązania do rozmiaru macierzy dla optymalnej lokalnej ilości wątków na procesorze Intel Xeon X5650</a:t>
            </a:r>
          </a:p>
        </c:rich>
      </c:tx>
      <c:overlay val="0"/>
    </c:title>
    <c:autoTitleDeleted val="0"/>
    <c:plotArea>
      <c:layout/>
      <c:barChart>
        <c:barDir val="col"/>
        <c:grouping val="clustered"/>
        <c:varyColors val="0"/>
        <c:ser>
          <c:idx val="0"/>
          <c:order val="0"/>
          <c:tx>
            <c:v>Rozmiar stały</c:v>
          </c:tx>
          <c:invertIfNegative val="0"/>
          <c:cat>
            <c:numRef>
              <c:f>(Arkusz1!$B$50;Arkusz1!$B$52;Arkusz1!$B$54;Arkusz1!$B$56;Arkusz1!$B$58)</c:f>
              <c:numCache>
                <c:formatCode>General</c:formatCode>
                <c:ptCount val="5"/>
                <c:pt idx="0">
                  <c:v>256</c:v>
                </c:pt>
                <c:pt idx="1">
                  <c:v>512</c:v>
                </c:pt>
                <c:pt idx="2">
                  <c:v>1024</c:v>
                </c:pt>
                <c:pt idx="3">
                  <c:v>2048</c:v>
                </c:pt>
                <c:pt idx="4">
                  <c:v>4096</c:v>
                </c:pt>
              </c:numCache>
            </c:numRef>
          </c:cat>
          <c:val>
            <c:numRef>
              <c:f>(Arkusz1!$J$50;Arkusz1!$J$52;Arkusz1!$J$54;Arkusz1!$J$56;Arkusz1!$J$58)</c:f>
              <c:numCache>
                <c:formatCode>General</c:formatCode>
                <c:ptCount val="5"/>
                <c:pt idx="0">
                  <c:v>1.2025840584058407E-6</c:v>
                </c:pt>
                <c:pt idx="1">
                  <c:v>9.664389438943896E-7</c:v>
                </c:pt>
                <c:pt idx="2">
                  <c:v>1.5135821582158217E-6</c:v>
                </c:pt>
                <c:pt idx="3">
                  <c:v>1.3103178317831783E-6</c:v>
                </c:pt>
                <c:pt idx="4">
                  <c:v>2.2047851785178521E-6</c:v>
                </c:pt>
              </c:numCache>
            </c:numRef>
          </c:val>
        </c:ser>
        <c:ser>
          <c:idx val="1"/>
          <c:order val="1"/>
          <c:tx>
            <c:v>Proporcjonalnie większe</c:v>
          </c:tx>
          <c:invertIfNegative val="0"/>
          <c:cat>
            <c:numRef>
              <c:f>(Arkusz1!$B$50;Arkusz1!$B$52;Arkusz1!$B$54;Arkusz1!$B$56;Arkusz1!$B$58)</c:f>
              <c:numCache>
                <c:formatCode>General</c:formatCode>
                <c:ptCount val="5"/>
                <c:pt idx="0">
                  <c:v>256</c:v>
                </c:pt>
                <c:pt idx="1">
                  <c:v>512</c:v>
                </c:pt>
                <c:pt idx="2">
                  <c:v>1024</c:v>
                </c:pt>
                <c:pt idx="3">
                  <c:v>2048</c:v>
                </c:pt>
                <c:pt idx="4">
                  <c:v>4096</c:v>
                </c:pt>
              </c:numCache>
            </c:numRef>
          </c:cat>
          <c:val>
            <c:numRef>
              <c:f>(Arkusz1!$J$51;Arkusz1!$J$53;Arkusz1!$J$55;Arkusz1!$J$57;Arkusz1!$J$59)</c:f>
              <c:numCache>
                <c:formatCode>General</c:formatCode>
                <c:ptCount val="5"/>
                <c:pt idx="0">
                  <c:v>1.0380438021901095E-6</c:v>
                </c:pt>
                <c:pt idx="1">
                  <c:v>9.6806340158503952E-7</c:v>
                </c:pt>
                <c:pt idx="2">
                  <c:v>1.1923527044088052E-6</c:v>
                </c:pt>
                <c:pt idx="3">
                  <c:v>1.2351490946818417E-6</c:v>
                </c:pt>
                <c:pt idx="4">
                  <c:v>2.1398085181516193E-6</c:v>
                </c:pt>
              </c:numCache>
            </c:numRef>
          </c:val>
        </c:ser>
        <c:dLbls>
          <c:showLegendKey val="0"/>
          <c:showVal val="0"/>
          <c:showCatName val="0"/>
          <c:showSerName val="0"/>
          <c:showPercent val="0"/>
          <c:showBubbleSize val="0"/>
        </c:dLbls>
        <c:gapWidth val="150"/>
        <c:axId val="221865472"/>
        <c:axId val="199131712"/>
      </c:barChart>
      <c:catAx>
        <c:axId val="221865472"/>
        <c:scaling>
          <c:orientation val="minMax"/>
        </c:scaling>
        <c:delete val="0"/>
        <c:axPos val="b"/>
        <c:title>
          <c:tx>
            <c:rich>
              <a:bodyPr/>
              <a:lstStyle/>
              <a:p>
                <a:pPr>
                  <a:defRPr/>
                </a:pPr>
                <a:r>
                  <a:rPr lang="pl-PL"/>
                  <a:t>Globalna ilość wątków</a:t>
                </a:r>
              </a:p>
            </c:rich>
          </c:tx>
          <c:overlay val="0"/>
        </c:title>
        <c:numFmt formatCode="General" sourceLinked="1"/>
        <c:majorTickMark val="out"/>
        <c:minorTickMark val="none"/>
        <c:tickLblPos val="nextTo"/>
        <c:crossAx val="199131712"/>
        <c:crosses val="autoZero"/>
        <c:auto val="1"/>
        <c:lblAlgn val="ctr"/>
        <c:lblOffset val="100"/>
        <c:noMultiLvlLbl val="0"/>
      </c:catAx>
      <c:valAx>
        <c:axId val="199131712"/>
        <c:scaling>
          <c:orientation val="minMax"/>
        </c:scaling>
        <c:delete val="0"/>
        <c:axPos val="l"/>
        <c:majorGridlines/>
        <c:title>
          <c:tx>
            <c:rich>
              <a:bodyPr rot="-5400000" vert="horz"/>
              <a:lstStyle/>
              <a:p>
                <a:pPr>
                  <a:defRPr/>
                </a:pPr>
                <a:r>
                  <a:rPr lang="pl-PL"/>
                  <a:t>Czas w kernelach OpenCL [s] / rozmiar macierzy w teście</a:t>
                </a:r>
              </a:p>
            </c:rich>
          </c:tx>
          <c:overlay val="0"/>
        </c:title>
        <c:numFmt formatCode="General" sourceLinked="1"/>
        <c:majorTickMark val="out"/>
        <c:minorTickMark val="none"/>
        <c:tickLblPos val="nextTo"/>
        <c:crossAx val="221865472"/>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Realny czas rozwiązania od globalnej ilości wątków na karcie Tesla M2090</a:t>
            </a:r>
            <a:endParaRPr lang="en-US"/>
          </a:p>
        </c:rich>
      </c:tx>
      <c:overlay val="0"/>
    </c:title>
    <c:autoTitleDeleted val="0"/>
    <c:plotArea>
      <c:layout/>
      <c:lineChart>
        <c:grouping val="standard"/>
        <c:varyColors val="0"/>
        <c:ser>
          <c:idx val="0"/>
          <c:order val="0"/>
          <c:tx>
            <c:v>10k</c:v>
          </c:tx>
          <c:cat>
            <c:numRef>
              <c:f>Arkusz1!$C$4:$C$10</c:f>
              <c:numCache>
                <c:formatCode>General</c:formatCode>
                <c:ptCount val="7"/>
                <c:pt idx="0">
                  <c:v>1024</c:v>
                </c:pt>
                <c:pt idx="1">
                  <c:v>512</c:v>
                </c:pt>
                <c:pt idx="2">
                  <c:v>256</c:v>
                </c:pt>
                <c:pt idx="3">
                  <c:v>128</c:v>
                </c:pt>
                <c:pt idx="4">
                  <c:v>64</c:v>
                </c:pt>
                <c:pt idx="5">
                  <c:v>32</c:v>
                </c:pt>
                <c:pt idx="6">
                  <c:v>16</c:v>
                </c:pt>
              </c:numCache>
            </c:numRef>
          </c:cat>
          <c:val>
            <c:numRef>
              <c:f>Arkusz1!$H$4:$H$10</c:f>
              <c:numCache>
                <c:formatCode>0.000000</c:formatCode>
                <c:ptCount val="7"/>
                <c:pt idx="0">
                  <c:v>6.4759479999999998</c:v>
                </c:pt>
                <c:pt idx="1">
                  <c:v>5.4412330000000004</c:v>
                </c:pt>
                <c:pt idx="2">
                  <c:v>203.24719999999999</c:v>
                </c:pt>
                <c:pt idx="3">
                  <c:v>5.3212809999999999</c:v>
                </c:pt>
                <c:pt idx="4">
                  <c:v>42.837831999999999</c:v>
                </c:pt>
                <c:pt idx="5">
                  <c:v>219.401419</c:v>
                </c:pt>
                <c:pt idx="6">
                  <c:v>62.985368999999999</c:v>
                </c:pt>
              </c:numCache>
            </c:numRef>
          </c:val>
          <c:smooth val="0"/>
        </c:ser>
        <c:dLbls>
          <c:showLegendKey val="0"/>
          <c:showVal val="0"/>
          <c:showCatName val="0"/>
          <c:showSerName val="0"/>
          <c:showPercent val="0"/>
          <c:showBubbleSize val="0"/>
        </c:dLbls>
        <c:marker val="1"/>
        <c:smooth val="0"/>
        <c:axId val="218695168"/>
        <c:axId val="199133440"/>
      </c:lineChart>
      <c:catAx>
        <c:axId val="218695168"/>
        <c:scaling>
          <c:orientation val="minMax"/>
        </c:scaling>
        <c:delete val="0"/>
        <c:axPos val="b"/>
        <c:title>
          <c:tx>
            <c:rich>
              <a:bodyPr/>
              <a:lstStyle/>
              <a:p>
                <a:pPr>
                  <a:defRPr/>
                </a:pPr>
                <a:r>
                  <a:rPr lang="pl-PL"/>
                  <a:t>Globalna</a:t>
                </a:r>
                <a:r>
                  <a:rPr lang="pl-PL" baseline="0"/>
                  <a:t> ilość wątków</a:t>
                </a:r>
                <a:endParaRPr lang="pl-PL"/>
              </a:p>
            </c:rich>
          </c:tx>
          <c:overlay val="0"/>
        </c:title>
        <c:numFmt formatCode="General" sourceLinked="1"/>
        <c:majorTickMark val="out"/>
        <c:minorTickMark val="none"/>
        <c:tickLblPos val="nextTo"/>
        <c:crossAx val="199133440"/>
        <c:crosses val="autoZero"/>
        <c:auto val="1"/>
        <c:lblAlgn val="ctr"/>
        <c:lblOffset val="100"/>
        <c:noMultiLvlLbl val="0"/>
      </c:catAx>
      <c:valAx>
        <c:axId val="199133440"/>
        <c:scaling>
          <c:orientation val="minMax"/>
        </c:scaling>
        <c:delete val="0"/>
        <c:axPos val="l"/>
        <c:majorGridlines/>
        <c:title>
          <c:tx>
            <c:rich>
              <a:bodyPr rot="-5400000" vert="horz"/>
              <a:lstStyle/>
              <a:p>
                <a:pPr>
                  <a:defRPr/>
                </a:pPr>
                <a:r>
                  <a:rPr lang="pl-PL"/>
                  <a:t>Czas realny [s]</a:t>
                </a:r>
              </a:p>
            </c:rich>
          </c:tx>
          <c:overlay val="0"/>
        </c:title>
        <c:numFmt formatCode="0" sourceLinked="0"/>
        <c:majorTickMark val="out"/>
        <c:minorTickMark val="none"/>
        <c:tickLblPos val="nextTo"/>
        <c:crossAx val="21869516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DCA3AC-82A0-4534-BED8-536088178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12274</Words>
  <Characters>73644</Characters>
  <Application>Microsoft Office Word</Application>
  <DocSecurity>0</DocSecurity>
  <Lines>613</Lines>
  <Paragraphs>171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85747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Pawel W</dc:creator>
  <cp:lastModifiedBy>Pawel Wal</cp:lastModifiedBy>
  <cp:revision>8</cp:revision>
  <cp:lastPrinted>2014-01-13T08:09:00Z</cp:lastPrinted>
  <dcterms:created xsi:type="dcterms:W3CDTF">2014-01-07T07:52:00Z</dcterms:created>
  <dcterms:modified xsi:type="dcterms:W3CDTF">2014-01-13T08:10:00Z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ies>
</file>